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D6F6" w14:textId="3233454D" w:rsidR="00E959C3" w:rsidRPr="00945BB8" w:rsidRDefault="00E959C3" w:rsidP="00E959C3">
      <w:pPr>
        <w:spacing w:after="0"/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컴퓨터학부 20211527 박창현</w:t>
      </w:r>
    </w:p>
    <w:p w14:paraId="784F4908" w14:textId="1FB913A2" w:rsidR="000A324A" w:rsidRDefault="00945BB8" w:rsidP="0096168E">
      <w:pPr>
        <w:spacing w:after="0"/>
        <w:jc w:val="right"/>
        <w:rPr>
          <w:sz w:val="20"/>
          <w:szCs w:val="20"/>
        </w:rPr>
      </w:pPr>
      <w:r w:rsidRPr="00945BB8">
        <w:rPr>
          <w:sz w:val="20"/>
          <w:szCs w:val="20"/>
        </w:rPr>
        <w:t xml:space="preserve">비밀번호: </w:t>
      </w:r>
      <w:r>
        <w:rPr>
          <w:sz w:val="20"/>
          <w:szCs w:val="20"/>
        </w:rPr>
        <w:t>AAAAAA</w:t>
      </w:r>
    </w:p>
    <w:p w14:paraId="7ED4743A" w14:textId="1A32F8EF" w:rsidR="000A324A" w:rsidRP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1-(1) 리눅스 </w:t>
      </w:r>
      <w:proofErr w:type="spellStart"/>
      <w:r w:rsidRPr="00945BB8">
        <w:rPr>
          <w:sz w:val="20"/>
          <w:szCs w:val="20"/>
        </w:rPr>
        <w:t>배포판</w:t>
      </w:r>
      <w:proofErr w:type="spellEnd"/>
      <w:r w:rsidRPr="00945BB8">
        <w:rPr>
          <w:sz w:val="20"/>
          <w:szCs w:val="20"/>
        </w:rPr>
        <w:t>/커널/정규버전/Ubuntu LTS/Ubuntu 설명</w:t>
      </w:r>
    </w:p>
    <w:p w14:paraId="0051C9E6" w14:textId="7C4F04C6" w:rsidR="00D10090" w:rsidRPr="00D10090" w:rsidRDefault="00D10090" w:rsidP="00D1009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 xml:space="preserve">리눅스 </w:t>
      </w:r>
      <w:proofErr w:type="spellStart"/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배포판</w:t>
      </w:r>
      <w:proofErr w:type="spellEnd"/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 xml:space="preserve"> (Linux Distribution, Distro)</w:t>
      </w:r>
    </w:p>
    <w:p w14:paraId="5CBB325A" w14:textId="77777777" w:rsidR="00D10090" w:rsidRPr="00D10090" w:rsidRDefault="00D10090" w:rsidP="00D10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정의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: 리눅스 커널에 각종 유틸리티, 라이브러리, 패키지 관리 도구, 데스크탑 환경 등을 묶어서 </w:t>
      </w: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하나의 운영체제처럼 제공하는 패키지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.</w:t>
      </w:r>
    </w:p>
    <w:p w14:paraId="6CC33CAC" w14:textId="11DE7706" w:rsidR="00D10090" w:rsidRPr="00D10090" w:rsidRDefault="00D10090" w:rsidP="00D1009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리눅스 커널 (Linux Kernel)</w:t>
      </w:r>
    </w:p>
    <w:p w14:paraId="18FB8D72" w14:textId="77777777" w:rsidR="00D10090" w:rsidRPr="00D10090" w:rsidRDefault="00D10090" w:rsidP="00D10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정의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: 리눅스 운영체제의 </w:t>
      </w: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핵심 부분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. 하드웨어와 소프트웨어를 이어주는 중간 계층.</w:t>
      </w:r>
    </w:p>
    <w:p w14:paraId="056E04BE" w14:textId="77777777" w:rsidR="00D10090" w:rsidRPr="00D10090" w:rsidRDefault="00D10090" w:rsidP="00D10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역할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: CPU, 메모리, 디스크, 네트워크 같은 자원을 관리하고, 사용자 프로그램들이 이를 안정적으로 사용할 수 있게 함.</w:t>
      </w:r>
    </w:p>
    <w:p w14:paraId="0C2914BD" w14:textId="5905C3AA" w:rsidR="00D10090" w:rsidRPr="00D10090" w:rsidRDefault="00D10090" w:rsidP="00D10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특징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: 오픈소스(GPL)로 누구나 수정/배포 가능.</w:t>
      </w:r>
    </w:p>
    <w:p w14:paraId="1F0D4CC3" w14:textId="169FEB13" w:rsidR="00D10090" w:rsidRPr="00D10090" w:rsidRDefault="00D10090" w:rsidP="00D1009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Ubuntu LTS 버전 (Long Term Support)</w:t>
      </w:r>
    </w:p>
    <w:p w14:paraId="5C468DDC" w14:textId="77777777" w:rsidR="00D10090" w:rsidRPr="00D10090" w:rsidRDefault="00D10090" w:rsidP="00D1009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정의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: Canonical(우분투 개발사)이 제공하는 </w:t>
      </w: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장기 지원 버전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.</w:t>
      </w:r>
    </w:p>
    <w:p w14:paraId="05A2FD62" w14:textId="77777777" w:rsidR="00D10090" w:rsidRPr="00D10090" w:rsidRDefault="00D10090" w:rsidP="00D1009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대상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: 서버 운영, 기업 환경, 안정성을 중요시하는 사용자.</w:t>
      </w:r>
    </w:p>
    <w:p w14:paraId="3C60FB12" w14:textId="2E987FA0" w:rsidR="00D10090" w:rsidRPr="00D10090" w:rsidRDefault="00D10090" w:rsidP="00D1009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Ubuntu 정규 버전 (일반 릴리스, Non-LTS Release)</w:t>
      </w:r>
    </w:p>
    <w:p w14:paraId="6F8CB395" w14:textId="77777777" w:rsidR="00D10090" w:rsidRPr="00D10090" w:rsidRDefault="00D10090" w:rsidP="00D1009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정의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: Ubuntu가 6개월마다 내놓는 최신 기능 위주의 버전.</w:t>
      </w:r>
    </w:p>
    <w:p w14:paraId="376E4468" w14:textId="77777777" w:rsidR="00D10090" w:rsidRPr="00D10090" w:rsidRDefault="00D10090" w:rsidP="00D10090">
      <w:pPr>
        <w:widowControl/>
        <w:numPr>
          <w:ilvl w:val="0"/>
          <w:numId w:val="5"/>
        </w:numPr>
        <w:pBdr>
          <w:bottom w:val="single" w:sz="6" w:space="1" w:color="auto"/>
        </w:pBd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10090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대상</w:t>
      </w:r>
      <w:r w:rsidRPr="00D10090">
        <w:rPr>
          <w:rFonts w:ascii="굴림" w:eastAsia="굴림" w:hAnsi="굴림" w:cs="굴림"/>
          <w:kern w:val="0"/>
          <w:sz w:val="20"/>
          <w:szCs w:val="20"/>
          <w14:ligatures w14:val="none"/>
        </w:rPr>
        <w:t>: 최신 소프트웨어와 기능을 바로 사용하고 싶은 사용자, 테스트/개발 목적.</w:t>
      </w:r>
    </w:p>
    <w:p w14:paraId="737A813D" w14:textId="57750EE8" w:rsidR="00B6632F" w:rsidRPr="00B6632F" w:rsidRDefault="00B6632F" w:rsidP="00B6632F">
      <w:pPr>
        <w:spacing w:after="0"/>
        <w:rPr>
          <w:sz w:val="20"/>
          <w:szCs w:val="20"/>
        </w:rPr>
      </w:pPr>
      <w:r w:rsidRPr="00B6632F">
        <w:rPr>
          <w:sz w:val="20"/>
          <w:szCs w:val="20"/>
        </w:rPr>
        <w:t xml:space="preserve">2-(1) </w:t>
      </w:r>
      <w:proofErr w:type="spellStart"/>
      <w:r w:rsidRPr="00B6632F">
        <w:rPr>
          <w:sz w:val="20"/>
          <w:szCs w:val="20"/>
        </w:rPr>
        <w:t>lscpu</w:t>
      </w:r>
      <w:proofErr w:type="spellEnd"/>
      <w:r w:rsidRPr="00B6632F">
        <w:rPr>
          <w:sz w:val="20"/>
          <w:szCs w:val="20"/>
        </w:rPr>
        <w:t xml:space="preserve"> / more /proc/</w:t>
      </w:r>
      <w:proofErr w:type="spellStart"/>
      <w:r w:rsidRPr="00B6632F">
        <w:rPr>
          <w:sz w:val="20"/>
          <w:szCs w:val="20"/>
        </w:rPr>
        <w:t>cpuinfo</w:t>
      </w:r>
      <w:proofErr w:type="spellEnd"/>
      <w:r w:rsidRPr="00B6632F">
        <w:rPr>
          <w:sz w:val="20"/>
          <w:szCs w:val="20"/>
        </w:rPr>
        <w:t xml:space="preserve"> 캡처 + 설명</w:t>
      </w:r>
    </w:p>
    <w:p w14:paraId="0F0DFE50" w14:textId="152B6913" w:rsidR="000A324A" w:rsidRDefault="0096168E" w:rsidP="00945BB8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8053417" wp14:editId="04342C8B">
            <wp:extent cx="7177227" cy="5249333"/>
            <wp:effectExtent l="0" t="0" r="0" b="0"/>
            <wp:docPr id="147374948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4948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4552" cy="53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B16A" w14:textId="4919E78C" w:rsidR="00D10090" w:rsidRDefault="00D10090" w:rsidP="00945BB8">
      <w:pPr>
        <w:spacing w:after="0"/>
        <w:rPr>
          <w:sz w:val="20"/>
          <w:szCs w:val="20"/>
        </w:rPr>
      </w:pPr>
      <w:r w:rsidRPr="00D10090">
        <w:rPr>
          <w:noProof/>
          <w:sz w:val="20"/>
          <w:szCs w:val="20"/>
        </w:rPr>
        <w:lastRenderedPageBreak/>
        <w:drawing>
          <wp:inline distT="0" distB="0" distL="0" distR="0" wp14:anchorId="01D4BCC8" wp14:editId="25B7F8D3">
            <wp:extent cx="7179310" cy="5125085"/>
            <wp:effectExtent l="0" t="0" r="0" b="5715"/>
            <wp:docPr id="155892486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2486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EF2B" w14:textId="77777777" w:rsidR="000A324A" w:rsidRPr="000A324A" w:rsidRDefault="000A324A" w:rsidP="000A324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설명</w:t>
      </w:r>
    </w:p>
    <w:p w14:paraId="351228CD" w14:textId="77777777" w:rsidR="000A324A" w:rsidRPr="000A324A" w:rsidRDefault="000A324A" w:rsidP="000A324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/proc/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cpuinfo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는 리눅스 커널이 제공하는 가상 파일로, CPU의 모델, 아키텍처, 클럭, 지원 기능 등을 텍스트 형태로 보여준다.</w:t>
      </w:r>
    </w:p>
    <w:p w14:paraId="14B42255" w14:textId="77777777" w:rsidR="000A324A" w:rsidRPr="000A324A" w:rsidRDefault="000A324A" w:rsidP="000A324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more /proc/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cpuinfo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명령은 이 파일 내용을 </w:t>
      </w: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페이지 단위로 출력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해서 확인하는 방법이다.</w:t>
      </w:r>
    </w:p>
    <w:p w14:paraId="5D95D2E5" w14:textId="77777777" w:rsidR="000A324A" w:rsidRPr="000A324A" w:rsidRDefault="000A324A" w:rsidP="000A324A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출력 해석</w:t>
      </w:r>
    </w:p>
    <w:p w14:paraId="57C887FC" w14:textId="77777777" w:rsidR="000A324A" w:rsidRPr="000A324A" w:rsidRDefault="000A324A" w:rsidP="000A324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processor : 0 ~ 3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→ 논리 CPU 인덱스. 0~3까지 총 </w:t>
      </w: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4개의 논리 CPU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존재.</w:t>
      </w:r>
    </w:p>
    <w:p w14:paraId="4315C4DC" w14:textId="77777777" w:rsidR="000A324A" w:rsidRPr="000A324A" w:rsidRDefault="000A324A" w:rsidP="000A324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proofErr w:type="spellStart"/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BogoMIPS</w:t>
      </w:r>
      <w:proofErr w:type="spellEnd"/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 xml:space="preserve"> : 48.00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→ 부팅 시 커널이 단순 루프를 돌려 계산한 값. 실제 성능 지표가 아니라 타이머 보정용이다.</w:t>
      </w:r>
    </w:p>
    <w:p w14:paraId="352DFE7E" w14:textId="77777777" w:rsidR="000A324A" w:rsidRPr="000A324A" w:rsidRDefault="000A324A" w:rsidP="000A324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Features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→ CPU가 지원하는 하드웨어 명령어 집합.</w:t>
      </w:r>
    </w:p>
    <w:p w14:paraId="4089080E" w14:textId="77777777" w:rsidR="000A324A" w:rsidRPr="000A324A" w:rsidRDefault="000A324A" w:rsidP="000A324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asimd</w:t>
      </w:r>
      <w:proofErr w:type="spellEnd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 xml:space="preserve">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fp</w:t>
      </w:r>
      <w:proofErr w:type="spellEnd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 xml:space="preserve">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fphp</w:t>
      </w:r>
      <w:proofErr w:type="spellEnd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, bf16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등: 벡터/SIMD 및 부동소수점 연산 가속.</w:t>
      </w:r>
    </w:p>
    <w:p w14:paraId="6406EA95" w14:textId="77777777" w:rsidR="000A324A" w:rsidRPr="000A324A" w:rsidRDefault="000A324A" w:rsidP="000A324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aes</w:t>
      </w:r>
      <w:proofErr w:type="spellEnd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 xml:space="preserve">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pmull</w:t>
      </w:r>
      <w:proofErr w:type="spellEnd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, sha1, sha2, sha3, sha512, crc32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: 암호화·해시·</w:t>
      </w:r>
      <w:proofErr w:type="spellStart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체크섬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가속.</w:t>
      </w:r>
    </w:p>
    <w:p w14:paraId="78624CBD" w14:textId="77777777" w:rsidR="000A324A" w:rsidRPr="000A324A" w:rsidRDefault="000A324A" w:rsidP="000A324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atomics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: 원자적 연산 지원.</w:t>
      </w:r>
    </w:p>
    <w:p w14:paraId="6E26DD1A" w14:textId="77777777" w:rsidR="000A324A" w:rsidRPr="000A324A" w:rsidRDefault="000A324A" w:rsidP="000A324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 xml:space="preserve">paca,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pacg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: Pointer Authentication 보안 기능.</w:t>
      </w:r>
    </w:p>
    <w:p w14:paraId="63FD249B" w14:textId="77777777" w:rsidR="000A324A" w:rsidRPr="000A324A" w:rsidRDefault="000A324A" w:rsidP="000A324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 xml:space="preserve">sb,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dit</w:t>
      </w:r>
      <w:proofErr w:type="spellEnd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 xml:space="preserve">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dcpop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등: 보안·캐시/메모리 일관성 관련 확장.</w:t>
      </w:r>
    </w:p>
    <w:p w14:paraId="01723963" w14:textId="77777777" w:rsidR="000A324A" w:rsidRPr="000A324A" w:rsidRDefault="000A324A" w:rsidP="000A324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CPU implementer : 0x61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→ 벤더 ID, Apple을 의미.</w:t>
      </w:r>
    </w:p>
    <w:p w14:paraId="16102DBC" w14:textId="77777777" w:rsidR="000A324A" w:rsidRPr="000A324A" w:rsidRDefault="000A324A" w:rsidP="000A324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CPU architecture : 8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→ ARMv8(AArch64) 아키텍처 기반임을 나타냄.</w:t>
      </w:r>
    </w:p>
    <w:p w14:paraId="05B74391" w14:textId="77777777" w:rsidR="000A324A" w:rsidRPr="000A324A" w:rsidRDefault="000A324A" w:rsidP="000A324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CPU variant/part/revision : 0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→ 가상화 및 Apple 환경 특성상 세부 모델 정보가 0으로 표시됨.</w:t>
      </w:r>
    </w:p>
    <w:p w14:paraId="62A7CE7A" w14:textId="77777777" w:rsidR="000A324A" w:rsidRPr="000A324A" w:rsidRDefault="000A324A" w:rsidP="000A324A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</w:pPr>
      <w:proofErr w:type="spellStart"/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lscpu</w:t>
      </w:r>
      <w:proofErr w:type="spellEnd"/>
      <w:r w:rsidRPr="000A324A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 xml:space="preserve"> 참고 결과</w:t>
      </w:r>
    </w:p>
    <w:p w14:paraId="5AA91ABD" w14:textId="77777777" w:rsidR="000A324A" w:rsidRPr="000A324A" w:rsidRDefault="000A324A" w:rsidP="000A324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Architecture : aarch64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, </w:t>
      </w: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CPU(s): 4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, </w:t>
      </w: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Vendor ID: Apple</w:t>
      </w: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등으로 </w:t>
      </w: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/proc/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cpuinfo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와 동일한 사실을 요약해서 보여준다.</w:t>
      </w:r>
    </w:p>
    <w:p w14:paraId="438ACC3C" w14:textId="5D7F8B9F" w:rsidR="0096168E" w:rsidRPr="00B6632F" w:rsidRDefault="000A324A" w:rsidP="00B663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따라서 </w:t>
      </w:r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/proc/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cpuinfo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는 원본 상세 정보, </w:t>
      </w:r>
      <w:proofErr w:type="spellStart"/>
      <w:r w:rsidRPr="000A324A">
        <w:rPr>
          <w:rFonts w:ascii="굴림체" w:eastAsia="굴림체" w:hAnsi="굴림체" w:cs="굴림체"/>
          <w:kern w:val="0"/>
          <w:sz w:val="20"/>
          <w:szCs w:val="20"/>
          <w14:ligatures w14:val="none"/>
        </w:rPr>
        <w:t>lscpu</w:t>
      </w:r>
      <w:proofErr w:type="spellEnd"/>
      <w:r w:rsidRPr="000A324A">
        <w:rPr>
          <w:rFonts w:ascii="굴림" w:eastAsia="굴림" w:hAnsi="굴림" w:cs="굴림"/>
          <w:kern w:val="0"/>
          <w:sz w:val="20"/>
          <w:szCs w:val="20"/>
          <w14:ligatures w14:val="none"/>
        </w:rPr>
        <w:t>는 요약된 가독성 좋은 정보 제공 도구라고 할 수 있다.</w:t>
      </w:r>
    </w:p>
    <w:p w14:paraId="24F96039" w14:textId="039619E6" w:rsidR="0096168E" w:rsidRDefault="00945BB8" w:rsidP="0096168E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2-(2) 프로세서 개수</w:t>
      </w:r>
    </w:p>
    <w:p w14:paraId="72286B53" w14:textId="77777777" w:rsidR="0096168E" w:rsidRDefault="0096168E" w:rsidP="0096168E">
      <w:pPr>
        <w:spacing w:after="0"/>
      </w:pPr>
      <w:r>
        <w:rPr>
          <w:rStyle w:val="HTML"/>
        </w:rPr>
        <w:t>/proc/</w:t>
      </w:r>
      <w:proofErr w:type="spellStart"/>
      <w:r>
        <w:rPr>
          <w:rStyle w:val="HTML"/>
        </w:rPr>
        <w:t>cpuinfo</w:t>
      </w:r>
      <w:proofErr w:type="spellEnd"/>
      <w:r>
        <w:t xml:space="preserve">에서 </w:t>
      </w:r>
      <w:r>
        <w:rPr>
          <w:rStyle w:val="HTML"/>
        </w:rPr>
        <w:t>processor : 0 ~ 3</w:t>
      </w:r>
      <w:r>
        <w:t xml:space="preserve"> 총 4개 블록 확인.</w:t>
      </w:r>
    </w:p>
    <w:p w14:paraId="3F3076C7" w14:textId="6CF445D8" w:rsidR="0096168E" w:rsidRPr="0096168E" w:rsidRDefault="0096168E" w:rsidP="0096168E">
      <w:pPr>
        <w:spacing w:after="0"/>
        <w:rPr>
          <w:sz w:val="20"/>
          <w:szCs w:val="20"/>
        </w:rPr>
      </w:pPr>
      <w:proofErr w:type="spellStart"/>
      <w:r>
        <w:rPr>
          <w:rStyle w:val="HTML"/>
        </w:rPr>
        <w:t>lscpu</w:t>
      </w:r>
      <w:proofErr w:type="spellEnd"/>
      <w:r>
        <w:t xml:space="preserve"> 결과에서도 </w:t>
      </w:r>
      <w:r>
        <w:rPr>
          <w:rStyle w:val="HTML"/>
        </w:rPr>
        <w:t>CPU(s): 4</w:t>
      </w:r>
      <w:r>
        <w:t xml:space="preserve"> 확인됨.</w:t>
      </w:r>
    </w:p>
    <w:p w14:paraId="26CB37EB" w14:textId="0A2B5CC1" w:rsidR="000A324A" w:rsidRPr="0096168E" w:rsidRDefault="0096168E" w:rsidP="0096168E">
      <w:pPr>
        <w:pStyle w:val="a6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해당 시스템의 논리 </w:t>
      </w:r>
      <w:proofErr w:type="spellStart"/>
      <w:r>
        <w:rPr>
          <w:sz w:val="20"/>
          <w:szCs w:val="20"/>
        </w:rPr>
        <w:t>cpu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개수는 4개이다.</w:t>
      </w:r>
    </w:p>
    <w:p w14:paraId="44CBE1B4" w14:textId="77777777" w:rsidR="000A324A" w:rsidRPr="00945BB8" w:rsidRDefault="000A324A" w:rsidP="00945BB8">
      <w:pPr>
        <w:spacing w:after="0"/>
        <w:rPr>
          <w:sz w:val="20"/>
          <w:szCs w:val="20"/>
        </w:rPr>
      </w:pPr>
    </w:p>
    <w:p w14:paraId="224EE852" w14:textId="49E1552E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2-(3) </w:t>
      </w:r>
      <w:r w:rsidR="002C2D7D">
        <w:rPr>
          <w:rFonts w:hint="eastAsia"/>
          <w:sz w:val="20"/>
          <w:szCs w:val="20"/>
        </w:rPr>
        <w:t xml:space="preserve">각 프로세스에서 </w:t>
      </w:r>
      <w:proofErr w:type="spellStart"/>
      <w:r w:rsidR="002C2D7D">
        <w:rPr>
          <w:sz w:val="20"/>
          <w:szCs w:val="20"/>
        </w:rPr>
        <w:t>cpu</w:t>
      </w:r>
      <w:proofErr w:type="spellEnd"/>
      <w:r w:rsidR="002C2D7D">
        <w:rPr>
          <w:sz w:val="20"/>
          <w:szCs w:val="20"/>
        </w:rPr>
        <w:t xml:space="preserve"> </w:t>
      </w:r>
      <w:r w:rsidRPr="00945BB8">
        <w:rPr>
          <w:sz w:val="20"/>
          <w:szCs w:val="20"/>
        </w:rPr>
        <w:t>사용비율</w:t>
      </w:r>
    </w:p>
    <w:p w14:paraId="129E7A88" w14:textId="4C825F4A" w:rsidR="0096168E" w:rsidRPr="002C2D7D" w:rsidRDefault="00FB58FC" w:rsidP="00945BB8">
      <w:pPr>
        <w:spacing w:after="0"/>
        <w:rPr>
          <w:rFonts w:hint="eastAsia"/>
          <w:sz w:val="20"/>
          <w:szCs w:val="20"/>
        </w:rPr>
      </w:pPr>
      <w:r w:rsidRPr="00FB58FC">
        <w:rPr>
          <w:sz w:val="20"/>
          <w:szCs w:val="20"/>
        </w:rPr>
        <w:t xml:space="preserve">본인의 환경은 </w:t>
      </w:r>
      <w:r w:rsidRPr="00FB58FC">
        <w:rPr>
          <w:b/>
          <w:bCs/>
          <w:sz w:val="20"/>
          <w:szCs w:val="20"/>
        </w:rPr>
        <w:t>Apple MacBook M4 (ARM64) + UTM 가상 Ubuntu aarch64</w:t>
      </w:r>
      <w:r w:rsidRPr="00FB58FC">
        <w:rPr>
          <w:sz w:val="20"/>
          <w:szCs w:val="20"/>
        </w:rPr>
        <w:t>로,</w:t>
      </w:r>
      <w:r w:rsidRPr="00FB58FC">
        <w:rPr>
          <w:sz w:val="20"/>
          <w:szCs w:val="20"/>
        </w:rPr>
        <w:br/>
        <w:t>/proc/</w:t>
      </w:r>
      <w:proofErr w:type="spellStart"/>
      <w:r w:rsidRPr="00FB58FC">
        <w:rPr>
          <w:sz w:val="20"/>
          <w:szCs w:val="20"/>
        </w:rPr>
        <w:t>cpuinfo</w:t>
      </w:r>
      <w:proofErr w:type="spellEnd"/>
      <w:r w:rsidRPr="00FB58FC">
        <w:rPr>
          <w:sz w:val="20"/>
          <w:szCs w:val="20"/>
        </w:rPr>
        <w:t xml:space="preserve">, </w:t>
      </w:r>
      <w:proofErr w:type="spellStart"/>
      <w:r w:rsidRPr="00FB58FC">
        <w:rPr>
          <w:sz w:val="20"/>
          <w:szCs w:val="20"/>
        </w:rPr>
        <w:t>lscpu</w:t>
      </w:r>
      <w:proofErr w:type="spellEnd"/>
      <w:r w:rsidRPr="00FB58FC">
        <w:rPr>
          <w:sz w:val="20"/>
          <w:szCs w:val="20"/>
        </w:rPr>
        <w:t xml:space="preserve">, </w:t>
      </w:r>
      <w:proofErr w:type="spellStart"/>
      <w:r w:rsidRPr="00FB58FC">
        <w:rPr>
          <w:sz w:val="20"/>
          <w:szCs w:val="20"/>
        </w:rPr>
        <w:t>cpupower</w:t>
      </w:r>
      <w:proofErr w:type="spellEnd"/>
      <w:r w:rsidRPr="00FB58FC">
        <w:rPr>
          <w:sz w:val="20"/>
          <w:szCs w:val="20"/>
        </w:rPr>
        <w:t xml:space="preserve"> 모두에서 CPU MHz 정보가 제공되지 않았다.</w:t>
      </w:r>
      <w:r w:rsidRPr="00FB58FC">
        <w:rPr>
          <w:sz w:val="20"/>
          <w:szCs w:val="20"/>
        </w:rPr>
        <w:br/>
        <w:t xml:space="preserve">이는 </w:t>
      </w:r>
      <w:proofErr w:type="spellStart"/>
      <w:r w:rsidRPr="00FB58FC">
        <w:rPr>
          <w:sz w:val="20"/>
          <w:szCs w:val="20"/>
        </w:rPr>
        <w:t>가상화된</w:t>
      </w:r>
      <w:proofErr w:type="spellEnd"/>
      <w:r w:rsidRPr="00FB58FC">
        <w:rPr>
          <w:sz w:val="20"/>
          <w:szCs w:val="20"/>
        </w:rPr>
        <w:t xml:space="preserve"> ARM64 환경에서 </w:t>
      </w:r>
      <w:proofErr w:type="spellStart"/>
      <w:r w:rsidRPr="00FB58FC">
        <w:rPr>
          <w:sz w:val="20"/>
          <w:szCs w:val="20"/>
        </w:rPr>
        <w:t>cpufreq</w:t>
      </w:r>
      <w:proofErr w:type="spellEnd"/>
      <w:r w:rsidRPr="00FB58FC">
        <w:rPr>
          <w:sz w:val="20"/>
          <w:szCs w:val="20"/>
        </w:rPr>
        <w:t xml:space="preserve"> 드라이버를 지원하지 않기 때문이며,</w:t>
      </w:r>
      <w:r w:rsidRPr="00FB58FC">
        <w:rPr>
          <w:sz w:val="20"/>
          <w:szCs w:val="20"/>
        </w:rPr>
        <w:br/>
        <w:t>따라서 본 보고서에서는 CPU 주파수를 N/A(Not Available)로 기록하였다.</w:t>
      </w:r>
    </w:p>
    <w:p w14:paraId="48336316" w14:textId="1835EE4E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2-(4) 물리 메모리</w:t>
      </w:r>
    </w:p>
    <w:p w14:paraId="1A232935" w14:textId="01E246C3" w:rsidR="002C2D7D" w:rsidRDefault="004B5AF7" w:rsidP="00945BB8">
      <w:pPr>
        <w:spacing w:after="0"/>
        <w:rPr>
          <w:sz w:val="20"/>
          <w:szCs w:val="20"/>
        </w:rPr>
      </w:pPr>
      <w:r w:rsidRPr="004B5AF7">
        <w:rPr>
          <w:noProof/>
          <w:sz w:val="20"/>
          <w:szCs w:val="20"/>
        </w:rPr>
        <w:drawing>
          <wp:inline distT="0" distB="0" distL="0" distR="0" wp14:anchorId="60C16780" wp14:editId="1D903BC7">
            <wp:extent cx="7179310" cy="409575"/>
            <wp:effectExtent l="0" t="0" r="0" b="0"/>
            <wp:docPr id="969005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5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CD67" w14:textId="68C09544" w:rsidR="002C2D7D" w:rsidRDefault="003600A0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해당 시스템의 물리적 메모리 크기는 </w:t>
      </w:r>
      <w:r>
        <w:t>6047532 kB (약 5.8 GiB)</w:t>
      </w:r>
    </w:p>
    <w:p w14:paraId="30182FFA" w14:textId="77777777" w:rsidR="002C2D7D" w:rsidRPr="00945BB8" w:rsidRDefault="002C2D7D" w:rsidP="00945BB8">
      <w:pPr>
        <w:spacing w:after="0"/>
        <w:rPr>
          <w:sz w:val="20"/>
          <w:szCs w:val="20"/>
        </w:rPr>
      </w:pPr>
    </w:p>
    <w:p w14:paraId="766D1FE6" w14:textId="2A6E35C2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2-(5) </w:t>
      </w:r>
      <w:r w:rsidR="004B5AF7">
        <w:rPr>
          <w:rFonts w:hint="eastAsia"/>
          <w:sz w:val="20"/>
          <w:szCs w:val="20"/>
        </w:rPr>
        <w:t xml:space="preserve">위 물리적 메모리 중 </w:t>
      </w:r>
      <w:r w:rsidR="004B5AF7">
        <w:rPr>
          <w:sz w:val="20"/>
          <w:szCs w:val="20"/>
        </w:rPr>
        <w:t>free</w:t>
      </w:r>
      <w:r w:rsidR="004B5AF7">
        <w:rPr>
          <w:rFonts w:hint="eastAsia"/>
          <w:sz w:val="20"/>
          <w:szCs w:val="20"/>
        </w:rPr>
        <w:t>한 크기</w:t>
      </w:r>
    </w:p>
    <w:p w14:paraId="5FFE0F5D" w14:textId="0F24727F" w:rsidR="003600A0" w:rsidRDefault="004B5AF7" w:rsidP="00945BB8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49223F" wp14:editId="4072306F">
            <wp:extent cx="7179310" cy="1190625"/>
            <wp:effectExtent l="0" t="0" r="0" b="3175"/>
            <wp:docPr id="374845667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45667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E6A2" w14:textId="011C31A0" w:rsidR="004B5AF7" w:rsidRPr="00945BB8" w:rsidRDefault="00564932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약 3.1</w:t>
      </w:r>
      <w:r>
        <w:rPr>
          <w:sz w:val="20"/>
          <w:szCs w:val="20"/>
        </w:rPr>
        <w:t>GiB</w:t>
      </w:r>
      <w:r>
        <w:rPr>
          <w:rFonts w:hint="eastAsia"/>
          <w:sz w:val="20"/>
          <w:szCs w:val="20"/>
        </w:rPr>
        <w:t>이다.</w:t>
      </w:r>
    </w:p>
    <w:p w14:paraId="536DC3BF" w14:textId="19C03934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2-(6) </w:t>
      </w:r>
      <w:r w:rsidR="00564932">
        <w:rPr>
          <w:rFonts w:hint="eastAsia"/>
          <w:sz w:val="20"/>
          <w:szCs w:val="20"/>
        </w:rPr>
        <w:t xml:space="preserve">시스템 부팅 후 </w:t>
      </w:r>
      <w:r w:rsidRPr="00945BB8">
        <w:rPr>
          <w:sz w:val="20"/>
          <w:szCs w:val="20"/>
        </w:rPr>
        <w:t>fork()된 프로세스 수</w:t>
      </w:r>
    </w:p>
    <w:p w14:paraId="11AA5BC8" w14:textId="378F03A8" w:rsidR="00564932" w:rsidRPr="00564932" w:rsidRDefault="00564932" w:rsidP="00945BB8">
      <w:pPr>
        <w:spacing w:after="0"/>
        <w:rPr>
          <w:sz w:val="20"/>
          <w:szCs w:val="20"/>
        </w:rPr>
      </w:pPr>
      <w:r w:rsidRPr="00564932">
        <w:rPr>
          <w:noProof/>
          <w:sz w:val="20"/>
          <w:szCs w:val="20"/>
        </w:rPr>
        <w:drawing>
          <wp:inline distT="0" distB="0" distL="0" distR="0" wp14:anchorId="048C1C13" wp14:editId="1BFF1AB4">
            <wp:extent cx="7179310" cy="408940"/>
            <wp:effectExtent l="0" t="0" r="0" b="0"/>
            <wp:docPr id="21020451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F715" w14:textId="3DDAEA74" w:rsidR="00564932" w:rsidRPr="00945BB8" w:rsidRDefault="00564932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4924개이다.</w:t>
      </w:r>
    </w:p>
    <w:p w14:paraId="34FB66B5" w14:textId="4D0EDFE5" w:rsidR="00945BB8" w:rsidRP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2-(7) context switch 횟수</w:t>
      </w:r>
    </w:p>
    <w:p w14:paraId="2B9FEBF2" w14:textId="208061EB" w:rsidR="00945BB8" w:rsidRDefault="00564932" w:rsidP="00945BB8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394AD6" wp14:editId="0F7A3645">
            <wp:extent cx="6972300" cy="419100"/>
            <wp:effectExtent l="0" t="0" r="0" b="0"/>
            <wp:docPr id="187248235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82355" name="그림 1872482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22B9" w14:textId="1F91F7C4" w:rsidR="00564932" w:rsidRDefault="00564932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4160008번이다.</w:t>
      </w:r>
    </w:p>
    <w:p w14:paraId="5758C0C9" w14:textId="14F868FD" w:rsidR="00564932" w:rsidRPr="00945BB8" w:rsidRDefault="00564932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312B739D" w14:textId="77777777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3-(1) </w:t>
      </w:r>
      <w:proofErr w:type="spellStart"/>
      <w:r w:rsidRPr="00945BB8">
        <w:rPr>
          <w:sz w:val="20"/>
          <w:szCs w:val="20"/>
        </w:rPr>
        <w:t>cpu.c</w:t>
      </w:r>
      <w:proofErr w:type="spellEnd"/>
      <w:r w:rsidRPr="00945BB8">
        <w:rPr>
          <w:sz w:val="20"/>
          <w:szCs w:val="20"/>
        </w:rPr>
        <w:t xml:space="preserve"> 실행 + top 캡처</w:t>
      </w:r>
    </w:p>
    <w:p w14:paraId="34EA5682" w14:textId="5809F733" w:rsidR="00564932" w:rsidRDefault="003E308A" w:rsidP="00945BB8">
      <w:pPr>
        <w:spacing w:after="0"/>
        <w:rPr>
          <w:sz w:val="20"/>
          <w:szCs w:val="20"/>
        </w:rPr>
      </w:pPr>
      <w:r w:rsidRPr="003E308A">
        <w:rPr>
          <w:noProof/>
          <w:sz w:val="20"/>
          <w:szCs w:val="20"/>
        </w:rPr>
        <w:drawing>
          <wp:inline distT="0" distB="0" distL="0" distR="0" wp14:anchorId="115D4908" wp14:editId="42C761CB">
            <wp:extent cx="7099300" cy="673100"/>
            <wp:effectExtent l="0" t="0" r="0" b="0"/>
            <wp:docPr id="1064040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0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44D0" w14:textId="0CEF883F" w:rsidR="003E308A" w:rsidRDefault="003E308A" w:rsidP="00945BB8">
      <w:pPr>
        <w:spacing w:after="0"/>
        <w:rPr>
          <w:sz w:val="20"/>
          <w:szCs w:val="20"/>
        </w:rPr>
      </w:pPr>
      <w:r w:rsidRPr="003E308A">
        <w:rPr>
          <w:noProof/>
          <w:sz w:val="20"/>
          <w:szCs w:val="20"/>
        </w:rPr>
        <w:drawing>
          <wp:inline distT="0" distB="0" distL="0" distR="0" wp14:anchorId="5C4A9B92" wp14:editId="62EBACAE">
            <wp:extent cx="7179310" cy="1910715"/>
            <wp:effectExtent l="0" t="0" r="0" b="0"/>
            <wp:docPr id="21116428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428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578B" w14:textId="4B6941E0" w:rsidR="001F6409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3-(2) </w:t>
      </w:r>
      <w:proofErr w:type="spellStart"/>
      <w:r w:rsidR="003E308A">
        <w:rPr>
          <w:sz w:val="20"/>
          <w:szCs w:val="20"/>
        </w:rPr>
        <w:t>cpu</w:t>
      </w:r>
      <w:proofErr w:type="spellEnd"/>
      <w:r w:rsidR="003E308A">
        <w:rPr>
          <w:sz w:val="20"/>
          <w:szCs w:val="20"/>
        </w:rPr>
        <w:t xml:space="preserve"> </w:t>
      </w:r>
      <w:r w:rsidR="003E308A">
        <w:rPr>
          <w:rFonts w:hint="eastAsia"/>
          <w:sz w:val="20"/>
          <w:szCs w:val="20"/>
        </w:rPr>
        <w:t xml:space="preserve">명령을 실행하는 프로세스의 </w:t>
      </w:r>
      <w:proofErr w:type="spellStart"/>
      <w:r w:rsidR="003E308A">
        <w:rPr>
          <w:sz w:val="20"/>
          <w:szCs w:val="20"/>
        </w:rPr>
        <w:t>pid</w:t>
      </w:r>
      <w:proofErr w:type="spellEnd"/>
      <w:r w:rsidR="003E308A">
        <w:rPr>
          <w:rFonts w:hint="eastAsia"/>
          <w:sz w:val="20"/>
          <w:szCs w:val="20"/>
        </w:rPr>
        <w:t>는 무엇인</w:t>
      </w:r>
      <w:r w:rsidR="001F6409">
        <w:rPr>
          <w:rFonts w:hint="eastAsia"/>
          <w:sz w:val="20"/>
          <w:szCs w:val="20"/>
        </w:rPr>
        <w:t>지 설명</w:t>
      </w:r>
    </w:p>
    <w:p w14:paraId="4627B22A" w14:textId="794F548F" w:rsidR="001F6409" w:rsidRDefault="001F6409" w:rsidP="00945BB8">
      <w:pPr>
        <w:spacing w:after="0"/>
        <w:rPr>
          <w:sz w:val="20"/>
          <w:szCs w:val="20"/>
        </w:rPr>
      </w:pPr>
      <w:r w:rsidRPr="001F6409">
        <w:rPr>
          <w:sz w:val="20"/>
          <w:szCs w:val="20"/>
        </w:rPr>
        <w:t>top에서 COMMAND=</w:t>
      </w:r>
      <w:proofErr w:type="spellStart"/>
      <w:r w:rsidRPr="001F6409">
        <w:rPr>
          <w:sz w:val="20"/>
          <w:szCs w:val="20"/>
        </w:rPr>
        <w:t>cpu</w:t>
      </w:r>
      <w:proofErr w:type="spellEnd"/>
      <w:r w:rsidRPr="001F6409">
        <w:rPr>
          <w:sz w:val="20"/>
          <w:szCs w:val="20"/>
        </w:rPr>
        <w:t xml:space="preserve"> 행의 PID 열을 확인하여 PID</w:t>
      </w:r>
      <w:proofErr w:type="spellStart"/>
      <w:r w:rsidRPr="001F6409">
        <w:rPr>
          <w:sz w:val="20"/>
          <w:szCs w:val="20"/>
        </w:rPr>
        <w:t>를</w:t>
      </w:r>
      <w:proofErr w:type="spellEnd"/>
      <w:r w:rsidRPr="001F6409">
        <w:rPr>
          <w:sz w:val="20"/>
          <w:szCs w:val="20"/>
        </w:rPr>
        <w:t xml:space="preserve"> 얻었다. (캡처 시점: PID </w:t>
      </w:r>
      <w:r w:rsidRPr="001F6409">
        <w:rPr>
          <w:b/>
          <w:bCs/>
          <w:sz w:val="20"/>
          <w:szCs w:val="20"/>
        </w:rPr>
        <w:t>4971</w:t>
      </w:r>
      <w:r w:rsidRPr="001F6409">
        <w:rPr>
          <w:sz w:val="20"/>
          <w:szCs w:val="20"/>
        </w:rPr>
        <w:t>).</w:t>
      </w:r>
    </w:p>
    <w:p w14:paraId="74D28D23" w14:textId="0BF1CB9F" w:rsidR="003E308A" w:rsidRDefault="003E308A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4971이다.</w:t>
      </w:r>
    </w:p>
    <w:p w14:paraId="7F058BE3" w14:textId="77777777" w:rsidR="003E308A" w:rsidRPr="003E308A" w:rsidRDefault="003E308A" w:rsidP="00945BB8">
      <w:pPr>
        <w:spacing w:after="0"/>
        <w:rPr>
          <w:sz w:val="20"/>
          <w:szCs w:val="20"/>
        </w:rPr>
      </w:pPr>
    </w:p>
    <w:p w14:paraId="578486BF" w14:textId="77777777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3-(3) CPU/메모리 사용량 기록</w:t>
      </w:r>
    </w:p>
    <w:p w14:paraId="6BA7721A" w14:textId="134389BB" w:rsidR="003E308A" w:rsidRDefault="003E308A" w:rsidP="003E308A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cpu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프로세스가 </w:t>
      </w:r>
      <w:r>
        <w:rPr>
          <w:sz w:val="20"/>
          <w:szCs w:val="20"/>
        </w:rPr>
        <w:t xml:space="preserve">%CPU: </w:t>
      </w:r>
      <w:r>
        <w:rPr>
          <w:rFonts w:hint="eastAsia"/>
          <w:sz w:val="20"/>
          <w:szCs w:val="20"/>
        </w:rPr>
        <w:t>99.7</w:t>
      </w:r>
      <w:r>
        <w:rPr>
          <w:sz w:val="20"/>
          <w:szCs w:val="20"/>
        </w:rPr>
        <w:t>%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cpu</w:t>
      </w:r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사용중</w:t>
      </w:r>
      <w:proofErr w:type="spellEnd"/>
      <w:r>
        <w:rPr>
          <w:rFonts w:hint="eastAsia"/>
          <w:sz w:val="20"/>
          <w:szCs w:val="20"/>
        </w:rPr>
        <w:t>. %</w:t>
      </w:r>
      <w:r>
        <w:rPr>
          <w:sz w:val="20"/>
          <w:szCs w:val="20"/>
        </w:rPr>
        <w:t xml:space="preserve">MEM: 0.0% </w:t>
      </w:r>
      <w:r>
        <w:rPr>
          <w:rFonts w:hint="eastAsia"/>
          <w:sz w:val="20"/>
          <w:szCs w:val="20"/>
        </w:rPr>
        <w:t>메모리는 거의 사용하지 않음.</w:t>
      </w:r>
    </w:p>
    <w:p w14:paraId="39525F41" w14:textId="77777777" w:rsidR="003E308A" w:rsidRPr="003E308A" w:rsidRDefault="003E308A" w:rsidP="003E308A">
      <w:pPr>
        <w:spacing w:after="0"/>
        <w:rPr>
          <w:sz w:val="20"/>
          <w:szCs w:val="20"/>
        </w:rPr>
      </w:pPr>
    </w:p>
    <w:p w14:paraId="12323AB6" w14:textId="773EFB71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3-(4) </w:t>
      </w:r>
      <w:proofErr w:type="spellStart"/>
      <w:r w:rsidR="003E308A">
        <w:rPr>
          <w:sz w:val="20"/>
          <w:szCs w:val="20"/>
        </w:rPr>
        <w:t>cpu</w:t>
      </w:r>
      <w:proofErr w:type="spellEnd"/>
      <w:r w:rsidR="003E308A">
        <w:rPr>
          <w:rFonts w:hint="eastAsia"/>
          <w:sz w:val="20"/>
          <w:szCs w:val="20"/>
        </w:rPr>
        <w:t xml:space="preserve"> 프로세스의 현재 상태</w:t>
      </w:r>
    </w:p>
    <w:p w14:paraId="49E2246A" w14:textId="485E5014" w:rsidR="003E308A" w:rsidRPr="003E308A" w:rsidRDefault="003E308A" w:rsidP="00945BB8">
      <w:pPr>
        <w:spacing w:after="0"/>
        <w:rPr>
          <w:sz w:val="20"/>
          <w:szCs w:val="20"/>
        </w:rPr>
      </w:pPr>
      <w:r>
        <w:rPr>
          <w:sz w:val="20"/>
          <w:szCs w:val="20"/>
        </w:rPr>
        <w:t>S</w:t>
      </w:r>
      <w:proofErr w:type="spellStart"/>
      <w:r>
        <w:rPr>
          <w:rFonts w:hint="eastAsia"/>
          <w:sz w:val="20"/>
          <w:szCs w:val="20"/>
        </w:rPr>
        <w:t>컬럼값</w:t>
      </w:r>
      <w:proofErr w:type="spellEnd"/>
      <w:r>
        <w:rPr>
          <w:rFonts w:hint="eastAsia"/>
          <w:sz w:val="20"/>
          <w:szCs w:val="20"/>
        </w:rPr>
        <w:t xml:space="preserve">: </w:t>
      </w:r>
      <w:r>
        <w:rPr>
          <w:sz w:val="20"/>
          <w:szCs w:val="20"/>
        </w:rPr>
        <w:t xml:space="preserve">R -&gt; </w:t>
      </w:r>
      <w:r w:rsidR="003024AB">
        <w:rPr>
          <w:sz w:val="20"/>
          <w:szCs w:val="20"/>
        </w:rPr>
        <w:t>Running (</w:t>
      </w:r>
      <w:r w:rsidR="003024AB">
        <w:rPr>
          <w:rFonts w:hint="eastAsia"/>
          <w:sz w:val="20"/>
          <w:szCs w:val="20"/>
        </w:rPr>
        <w:t>실행 중) 상태.</w:t>
      </w:r>
    </w:p>
    <w:p w14:paraId="2C030C1E" w14:textId="01F5F2C2" w:rsidR="00945BB8" w:rsidRPr="00945BB8" w:rsidRDefault="003024AB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0BF4B6FD" w14:textId="77777777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4-(1) </w:t>
      </w:r>
      <w:proofErr w:type="spellStart"/>
      <w:r w:rsidRPr="00945BB8">
        <w:rPr>
          <w:sz w:val="20"/>
          <w:szCs w:val="20"/>
        </w:rPr>
        <w:t>cpu</w:t>
      </w:r>
      <w:proofErr w:type="spellEnd"/>
      <w:r w:rsidRPr="00945BB8">
        <w:rPr>
          <w:sz w:val="20"/>
          <w:szCs w:val="20"/>
        </w:rPr>
        <w:t xml:space="preserve">-print 실행 + </w:t>
      </w:r>
      <w:proofErr w:type="spellStart"/>
      <w:r w:rsidRPr="00945BB8">
        <w:rPr>
          <w:sz w:val="20"/>
          <w:szCs w:val="20"/>
        </w:rPr>
        <w:t>ps</w:t>
      </w:r>
      <w:proofErr w:type="spellEnd"/>
      <w:r w:rsidRPr="00945BB8">
        <w:rPr>
          <w:sz w:val="20"/>
          <w:szCs w:val="20"/>
        </w:rPr>
        <w:t xml:space="preserve"> 캡처</w:t>
      </w:r>
    </w:p>
    <w:p w14:paraId="55E5B1E5" w14:textId="5953A13B" w:rsidR="003024AB" w:rsidRPr="00945BB8" w:rsidRDefault="003024AB" w:rsidP="00945BB8">
      <w:pPr>
        <w:spacing w:after="0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249430CA" wp14:editId="1C3CF3E0">
            <wp:extent cx="2666992" cy="3035300"/>
            <wp:effectExtent l="0" t="0" r="635" b="0"/>
            <wp:docPr id="721899870" name="그림 4" descr="텍스트, 스크린샷, 패턴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9870" name="그림 4" descr="텍스트, 스크린샷, 패턴, 예술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004" cy="30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DFE" w:rsidRPr="001E6DFE">
        <w:rPr>
          <w:noProof/>
          <w:sz w:val="20"/>
          <w:szCs w:val="20"/>
        </w:rPr>
        <w:drawing>
          <wp:inline distT="0" distB="0" distL="0" distR="0" wp14:anchorId="785D2E6B" wp14:editId="03FBB9B3">
            <wp:extent cx="7179310" cy="570230"/>
            <wp:effectExtent l="0" t="0" r="0" b="1270"/>
            <wp:docPr id="4243470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7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C474" w14:textId="77777777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4-(2) 부모 PID 및 조상 PID 열거</w:t>
      </w:r>
    </w:p>
    <w:p w14:paraId="46C5A5E9" w14:textId="253BBD68" w:rsidR="003024AB" w:rsidRDefault="008948E7" w:rsidP="00945BB8">
      <w:pPr>
        <w:spacing w:after="0"/>
        <w:rPr>
          <w:sz w:val="20"/>
          <w:szCs w:val="20"/>
        </w:rPr>
      </w:pPr>
      <w:proofErr w:type="spellStart"/>
      <w:r>
        <w:t>ps</w:t>
      </w:r>
      <w:proofErr w:type="spellEnd"/>
      <w:r>
        <w:t xml:space="preserve"> 결과에서 부모 셸의 PID는 </w:t>
      </w:r>
      <w:r w:rsidR="001E6DFE">
        <w:rPr>
          <w:rStyle w:val="aa"/>
          <w:rFonts w:hint="eastAsia"/>
        </w:rPr>
        <w:t>5651</w:t>
      </w:r>
      <w:r>
        <w:rPr>
          <w:rStyle w:val="aa"/>
        </w:rPr>
        <w:t xml:space="preserve"> (bash)</w:t>
      </w:r>
      <w:r>
        <w:t>.</w:t>
      </w:r>
    </w:p>
    <w:p w14:paraId="2C5447E8" w14:textId="7E5B2C6F" w:rsidR="003024AB" w:rsidRDefault="001E6DFE" w:rsidP="00945BB8">
      <w:pPr>
        <w:spacing w:after="0"/>
        <w:rPr>
          <w:sz w:val="20"/>
          <w:szCs w:val="20"/>
        </w:rPr>
      </w:pPr>
      <w:r w:rsidRPr="001E6DFE">
        <w:rPr>
          <w:noProof/>
          <w:sz w:val="20"/>
          <w:szCs w:val="20"/>
        </w:rPr>
        <w:drawing>
          <wp:inline distT="0" distB="0" distL="0" distR="0" wp14:anchorId="0AC493D1" wp14:editId="4F707C5D">
            <wp:extent cx="7179310" cy="410845"/>
            <wp:effectExtent l="0" t="0" r="0" b="0"/>
            <wp:docPr id="5811054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5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B8E8" w14:textId="7772F2DF" w:rsidR="003024AB" w:rsidRPr="00945BB8" w:rsidRDefault="001E6DFE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5666-&gt;5651-&gt;4322-&gt;1551-&gt;1</w:t>
      </w:r>
    </w:p>
    <w:p w14:paraId="58A966FD" w14:textId="77777777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4-(3</w:t>
      </w:r>
      <w:proofErr w:type="gramStart"/>
      <w:r w:rsidRPr="00945BB8">
        <w:rPr>
          <w:sz w:val="20"/>
          <w:szCs w:val="20"/>
        </w:rPr>
        <w:t>) .</w:t>
      </w:r>
      <w:proofErr w:type="gramEnd"/>
      <w:r w:rsidRPr="00945BB8">
        <w:rPr>
          <w:sz w:val="20"/>
          <w:szCs w:val="20"/>
        </w:rPr>
        <w:t>/</w:t>
      </w:r>
      <w:proofErr w:type="spellStart"/>
      <w:r w:rsidRPr="00945BB8">
        <w:rPr>
          <w:sz w:val="20"/>
          <w:szCs w:val="20"/>
        </w:rPr>
        <w:t>cpu</w:t>
      </w:r>
      <w:proofErr w:type="spellEnd"/>
      <w:r w:rsidRPr="00945BB8">
        <w:rPr>
          <w:sz w:val="20"/>
          <w:szCs w:val="20"/>
        </w:rPr>
        <w:t>-print &gt; /</w:t>
      </w:r>
      <w:proofErr w:type="spellStart"/>
      <w:r w:rsidRPr="00945BB8">
        <w:rPr>
          <w:sz w:val="20"/>
          <w:szCs w:val="20"/>
        </w:rPr>
        <w:t>tmp</w:t>
      </w:r>
      <w:proofErr w:type="spellEnd"/>
      <w:r w:rsidRPr="00945BB8">
        <w:rPr>
          <w:sz w:val="20"/>
          <w:szCs w:val="20"/>
        </w:rPr>
        <w:t>/tmp.txt &amp; 후 /proc/PID/</w:t>
      </w:r>
      <w:proofErr w:type="spellStart"/>
      <w:r w:rsidRPr="00945BB8">
        <w:rPr>
          <w:sz w:val="20"/>
          <w:szCs w:val="20"/>
        </w:rPr>
        <w:t>fd</w:t>
      </w:r>
      <w:proofErr w:type="spellEnd"/>
      <w:r w:rsidRPr="00945BB8">
        <w:rPr>
          <w:sz w:val="20"/>
          <w:szCs w:val="20"/>
        </w:rPr>
        <w:t xml:space="preserve"> 캡처</w:t>
      </w:r>
    </w:p>
    <w:p w14:paraId="088C6FAA" w14:textId="46ECEA89" w:rsidR="00A321BA" w:rsidRPr="00945BB8" w:rsidRDefault="00073748" w:rsidP="00945BB8">
      <w:pPr>
        <w:spacing w:after="0"/>
        <w:rPr>
          <w:sz w:val="20"/>
          <w:szCs w:val="20"/>
        </w:rPr>
      </w:pPr>
      <w:r w:rsidRPr="00073748">
        <w:rPr>
          <w:noProof/>
          <w:sz w:val="20"/>
          <w:szCs w:val="20"/>
        </w:rPr>
        <w:drawing>
          <wp:inline distT="0" distB="0" distL="0" distR="0" wp14:anchorId="09EE6543" wp14:editId="78E0E5BF">
            <wp:extent cx="7179310" cy="1350010"/>
            <wp:effectExtent l="0" t="0" r="0" b="0"/>
            <wp:docPr id="172638640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640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10A1" w14:textId="77777777" w:rsidR="00073748" w:rsidRDefault="00945BB8" w:rsidP="0007374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4-(4) 셸 </w:t>
      </w:r>
      <w:proofErr w:type="spellStart"/>
      <w:r w:rsidRPr="00945BB8">
        <w:rPr>
          <w:sz w:val="20"/>
          <w:szCs w:val="20"/>
        </w:rPr>
        <w:t>리디렉션</w:t>
      </w:r>
      <w:proofErr w:type="spellEnd"/>
      <w:r w:rsidRPr="00945BB8">
        <w:rPr>
          <w:sz w:val="20"/>
          <w:szCs w:val="20"/>
        </w:rPr>
        <w:t xml:space="preserve"> 구현 개념 설명</w:t>
      </w:r>
    </w:p>
    <w:p w14:paraId="6F539275" w14:textId="3ECF757D" w:rsidR="00073748" w:rsidRPr="00073748" w:rsidRDefault="00073748" w:rsidP="00073748">
      <w:pPr>
        <w:spacing w:after="0"/>
        <w:rPr>
          <w:sz w:val="20"/>
          <w:szCs w:val="20"/>
        </w:rPr>
      </w:pPr>
      <w:r w:rsidRPr="00073748">
        <w:rPr>
          <w:sz w:val="20"/>
          <w:szCs w:val="20"/>
        </w:rPr>
        <w:t>셸은 새로운 프로세스를 fork()로 만든 뒤, 실행 전에 dup2()</w:t>
      </w:r>
      <w:proofErr w:type="spellStart"/>
      <w:r w:rsidRPr="00073748">
        <w:rPr>
          <w:sz w:val="20"/>
          <w:szCs w:val="20"/>
        </w:rPr>
        <w:t>를</w:t>
      </w:r>
      <w:proofErr w:type="spellEnd"/>
      <w:r w:rsidRPr="00073748">
        <w:rPr>
          <w:sz w:val="20"/>
          <w:szCs w:val="20"/>
        </w:rPr>
        <w:t xml:space="preserve"> 이용해 표준 입출력 파일 </w:t>
      </w:r>
      <w:proofErr w:type="spellStart"/>
      <w:r w:rsidRPr="00073748">
        <w:rPr>
          <w:sz w:val="20"/>
          <w:szCs w:val="20"/>
        </w:rPr>
        <w:t>디스크립터를</w:t>
      </w:r>
      <w:proofErr w:type="spellEnd"/>
      <w:r w:rsidRPr="00073748">
        <w:rPr>
          <w:sz w:val="20"/>
          <w:szCs w:val="20"/>
        </w:rPr>
        <w:t xml:space="preserve"> 원하는 파일에 연결시킨다.</w:t>
      </w:r>
      <w:r>
        <w:rPr>
          <w:rFonts w:hint="eastAsia"/>
          <w:sz w:val="20"/>
          <w:szCs w:val="20"/>
        </w:rPr>
        <w:t xml:space="preserve"> </w:t>
      </w:r>
      <w:r w:rsidRPr="00073748">
        <w:rPr>
          <w:sz w:val="20"/>
          <w:szCs w:val="20"/>
        </w:rPr>
        <w:t xml:space="preserve">그 후 </w:t>
      </w:r>
      <w:proofErr w:type="spellStart"/>
      <w:r w:rsidRPr="00073748">
        <w:rPr>
          <w:sz w:val="20"/>
          <w:szCs w:val="20"/>
        </w:rPr>
        <w:t>execve</w:t>
      </w:r>
      <w:proofErr w:type="spellEnd"/>
      <w:r w:rsidRPr="00073748">
        <w:rPr>
          <w:sz w:val="20"/>
          <w:szCs w:val="20"/>
        </w:rPr>
        <w:t>()</w:t>
      </w:r>
      <w:proofErr w:type="spellStart"/>
      <w:r w:rsidRPr="00073748">
        <w:rPr>
          <w:sz w:val="20"/>
          <w:szCs w:val="20"/>
        </w:rPr>
        <w:t>를</w:t>
      </w:r>
      <w:proofErr w:type="spellEnd"/>
      <w:r w:rsidRPr="00073748">
        <w:rPr>
          <w:sz w:val="20"/>
          <w:szCs w:val="20"/>
        </w:rPr>
        <w:t xml:space="preserve"> 호출해 실제 프로그램을 실행한다.</w:t>
      </w:r>
      <w:r>
        <w:rPr>
          <w:rFonts w:hint="eastAsia"/>
          <w:sz w:val="20"/>
          <w:szCs w:val="20"/>
        </w:rPr>
        <w:t xml:space="preserve"> </w:t>
      </w:r>
      <w:r w:rsidRPr="00073748">
        <w:rPr>
          <w:sz w:val="20"/>
          <w:szCs w:val="20"/>
        </w:rPr>
        <w:t>예를 들어 ./</w:t>
      </w:r>
      <w:proofErr w:type="spellStart"/>
      <w:r w:rsidRPr="00073748">
        <w:rPr>
          <w:sz w:val="20"/>
          <w:szCs w:val="20"/>
        </w:rPr>
        <w:t>cpu</w:t>
      </w:r>
      <w:proofErr w:type="spellEnd"/>
      <w:r w:rsidRPr="00073748">
        <w:rPr>
          <w:sz w:val="20"/>
          <w:szCs w:val="20"/>
        </w:rPr>
        <w:t>-print &gt; /</w:t>
      </w:r>
      <w:proofErr w:type="spellStart"/>
      <w:r w:rsidRPr="00073748">
        <w:rPr>
          <w:sz w:val="20"/>
          <w:szCs w:val="20"/>
        </w:rPr>
        <w:t>tmp</w:t>
      </w:r>
      <w:proofErr w:type="spellEnd"/>
      <w:r w:rsidRPr="00073748">
        <w:rPr>
          <w:sz w:val="20"/>
          <w:szCs w:val="20"/>
        </w:rPr>
        <w:t>/tmp.txt 명령에서는, 표준 출력(</w:t>
      </w:r>
      <w:proofErr w:type="spellStart"/>
      <w:r w:rsidRPr="00073748">
        <w:rPr>
          <w:sz w:val="20"/>
          <w:szCs w:val="20"/>
        </w:rPr>
        <w:t>fd</w:t>
      </w:r>
      <w:proofErr w:type="spellEnd"/>
      <w:r w:rsidRPr="00073748">
        <w:rPr>
          <w:sz w:val="20"/>
          <w:szCs w:val="20"/>
        </w:rPr>
        <w:t xml:space="preserve"> 1)이 /</w:t>
      </w:r>
      <w:proofErr w:type="spellStart"/>
      <w:r w:rsidRPr="00073748">
        <w:rPr>
          <w:sz w:val="20"/>
          <w:szCs w:val="20"/>
        </w:rPr>
        <w:t>tmp</w:t>
      </w:r>
      <w:proofErr w:type="spellEnd"/>
      <w:r w:rsidRPr="00073748">
        <w:rPr>
          <w:sz w:val="20"/>
          <w:szCs w:val="20"/>
        </w:rPr>
        <w:t>/tmp.txt</w:t>
      </w:r>
      <w:proofErr w:type="spellStart"/>
      <w:r w:rsidRPr="00073748">
        <w:rPr>
          <w:sz w:val="20"/>
          <w:szCs w:val="20"/>
        </w:rPr>
        <w:t>에</w:t>
      </w:r>
      <w:proofErr w:type="spellEnd"/>
      <w:r w:rsidRPr="00073748">
        <w:rPr>
          <w:sz w:val="20"/>
          <w:szCs w:val="20"/>
        </w:rPr>
        <w:t xml:space="preserve"> 연결되어 프로그램 출력이 해당 파일에 기록된다.</w:t>
      </w:r>
      <w:r>
        <w:rPr>
          <w:rFonts w:hint="eastAsia"/>
          <w:sz w:val="20"/>
          <w:szCs w:val="20"/>
        </w:rPr>
        <w:t xml:space="preserve"> </w:t>
      </w:r>
      <w:r w:rsidRPr="00073748">
        <w:rPr>
          <w:sz w:val="20"/>
          <w:szCs w:val="20"/>
        </w:rPr>
        <w:t xml:space="preserve">따라서 </w:t>
      </w:r>
      <w:proofErr w:type="spellStart"/>
      <w:r w:rsidRPr="00073748">
        <w:rPr>
          <w:sz w:val="20"/>
          <w:szCs w:val="20"/>
        </w:rPr>
        <w:t>리디렉션은</w:t>
      </w:r>
      <w:proofErr w:type="spellEnd"/>
      <w:r w:rsidRPr="00073748">
        <w:rPr>
          <w:sz w:val="20"/>
          <w:szCs w:val="20"/>
        </w:rPr>
        <w:t xml:space="preserve"> </w:t>
      </w:r>
      <w:r w:rsidRPr="00073748">
        <w:rPr>
          <w:b/>
          <w:bCs/>
          <w:sz w:val="20"/>
          <w:szCs w:val="20"/>
        </w:rPr>
        <w:t xml:space="preserve">실행 전 파일 </w:t>
      </w:r>
      <w:proofErr w:type="spellStart"/>
      <w:r w:rsidRPr="00073748">
        <w:rPr>
          <w:b/>
          <w:bCs/>
          <w:sz w:val="20"/>
          <w:szCs w:val="20"/>
        </w:rPr>
        <w:t>디스크립터</w:t>
      </w:r>
      <w:proofErr w:type="spellEnd"/>
      <w:r w:rsidRPr="00073748">
        <w:rPr>
          <w:b/>
          <w:bCs/>
          <w:sz w:val="20"/>
          <w:szCs w:val="20"/>
        </w:rPr>
        <w:t xml:space="preserve"> 교체 → 프로그램 실행</w:t>
      </w:r>
      <w:r w:rsidRPr="00073748">
        <w:rPr>
          <w:sz w:val="20"/>
          <w:szCs w:val="20"/>
        </w:rPr>
        <w:t>의 흐름으로 동작한다.</w:t>
      </w:r>
    </w:p>
    <w:p w14:paraId="7187195C" w14:textId="10C132AD" w:rsidR="00073748" w:rsidRPr="00073748" w:rsidRDefault="00073748" w:rsidP="00945BB8">
      <w:pPr>
        <w:spacing w:after="0"/>
        <w:rPr>
          <w:sz w:val="20"/>
          <w:szCs w:val="20"/>
        </w:rPr>
      </w:pPr>
    </w:p>
    <w:p w14:paraId="4CCD2511" w14:textId="77777777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4-(5</w:t>
      </w:r>
      <w:proofErr w:type="gramStart"/>
      <w:r w:rsidRPr="00945BB8">
        <w:rPr>
          <w:sz w:val="20"/>
          <w:szCs w:val="20"/>
        </w:rPr>
        <w:t>) .</w:t>
      </w:r>
      <w:proofErr w:type="gramEnd"/>
      <w:r w:rsidRPr="00945BB8">
        <w:rPr>
          <w:sz w:val="20"/>
          <w:szCs w:val="20"/>
        </w:rPr>
        <w:t>/</w:t>
      </w:r>
      <w:proofErr w:type="spellStart"/>
      <w:r w:rsidRPr="00945BB8">
        <w:rPr>
          <w:sz w:val="20"/>
          <w:szCs w:val="20"/>
        </w:rPr>
        <w:t>cpu</w:t>
      </w:r>
      <w:proofErr w:type="spellEnd"/>
      <w:r w:rsidRPr="00945BB8">
        <w:rPr>
          <w:sz w:val="20"/>
          <w:szCs w:val="20"/>
        </w:rPr>
        <w:t>-print | grep hello &amp; 새로 생긴 프로세스 설명</w:t>
      </w:r>
    </w:p>
    <w:p w14:paraId="0150B9D1" w14:textId="3675C404" w:rsidR="00B84780" w:rsidRPr="00945BB8" w:rsidRDefault="00B84780" w:rsidP="00945BB8">
      <w:pPr>
        <w:spacing w:after="0"/>
        <w:rPr>
          <w:sz w:val="20"/>
          <w:szCs w:val="20"/>
        </w:rPr>
      </w:pPr>
      <w:r w:rsidRPr="00B84780">
        <w:rPr>
          <w:noProof/>
          <w:sz w:val="20"/>
          <w:szCs w:val="20"/>
        </w:rPr>
        <w:lastRenderedPageBreak/>
        <w:drawing>
          <wp:inline distT="0" distB="0" distL="0" distR="0" wp14:anchorId="5EED9130" wp14:editId="6202E101">
            <wp:extent cx="7179310" cy="2458720"/>
            <wp:effectExtent l="0" t="0" r="0" b="5080"/>
            <wp:docPr id="164153690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3690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3FFC" w14:textId="58486867" w:rsidR="004615D5" w:rsidRPr="004615D5" w:rsidRDefault="004615D5" w:rsidP="004615D5">
      <w:pPr>
        <w:spacing w:after="0"/>
        <w:rPr>
          <w:sz w:val="20"/>
          <w:szCs w:val="20"/>
        </w:rPr>
      </w:pPr>
      <w:proofErr w:type="gramStart"/>
      <w:r w:rsidRPr="004615D5">
        <w:rPr>
          <w:sz w:val="20"/>
          <w:szCs w:val="20"/>
        </w:rPr>
        <w:t>./</w:t>
      </w:r>
      <w:proofErr w:type="spellStart"/>
      <w:proofErr w:type="gramEnd"/>
      <w:r w:rsidRPr="004615D5">
        <w:rPr>
          <w:sz w:val="20"/>
          <w:szCs w:val="20"/>
        </w:rPr>
        <w:t>cpu</w:t>
      </w:r>
      <w:proofErr w:type="spellEnd"/>
      <w:r w:rsidRPr="004615D5">
        <w:rPr>
          <w:sz w:val="20"/>
          <w:szCs w:val="20"/>
        </w:rPr>
        <w:t xml:space="preserve">-print | grep hello &amp; 실행 시, 셸은 [2] 6148을 출력하였다. 이는 </w:t>
      </w:r>
      <w:proofErr w:type="spellStart"/>
      <w:r w:rsidRPr="004615D5">
        <w:rPr>
          <w:sz w:val="20"/>
          <w:szCs w:val="20"/>
        </w:rPr>
        <w:t>잡</w:t>
      </w:r>
      <w:proofErr w:type="spellEnd"/>
      <w:r w:rsidRPr="004615D5">
        <w:rPr>
          <w:sz w:val="20"/>
          <w:szCs w:val="20"/>
        </w:rPr>
        <w:t xml:space="preserve"> 번호와 대표 PID</w:t>
      </w:r>
      <w:proofErr w:type="spellStart"/>
      <w:r w:rsidRPr="004615D5">
        <w:rPr>
          <w:sz w:val="20"/>
          <w:szCs w:val="20"/>
        </w:rPr>
        <w:t>를</w:t>
      </w:r>
      <w:proofErr w:type="spellEnd"/>
      <w:r w:rsidRPr="004615D5">
        <w:rPr>
          <w:sz w:val="20"/>
          <w:szCs w:val="20"/>
        </w:rPr>
        <w:t xml:space="preserve"> 의미한다.</w:t>
      </w:r>
    </w:p>
    <w:p w14:paraId="052875D3" w14:textId="13881983" w:rsidR="004615D5" w:rsidRPr="004615D5" w:rsidRDefault="004615D5" w:rsidP="004615D5">
      <w:pPr>
        <w:spacing w:after="0"/>
        <w:rPr>
          <w:sz w:val="20"/>
          <w:szCs w:val="20"/>
        </w:rPr>
      </w:pPr>
      <w:proofErr w:type="spellStart"/>
      <w:r w:rsidRPr="004615D5">
        <w:rPr>
          <w:sz w:val="20"/>
          <w:szCs w:val="20"/>
        </w:rPr>
        <w:t>ps</w:t>
      </w:r>
      <w:proofErr w:type="spellEnd"/>
      <w:r w:rsidRPr="004615D5">
        <w:rPr>
          <w:sz w:val="20"/>
          <w:szCs w:val="20"/>
        </w:rPr>
        <w:t xml:space="preserve">와 jobs -l 명령으로 확인한 결과, 실제로는 </w:t>
      </w:r>
      <w:r w:rsidRPr="004615D5">
        <w:rPr>
          <w:b/>
          <w:bCs/>
          <w:sz w:val="20"/>
          <w:szCs w:val="20"/>
        </w:rPr>
        <w:t>두 개의 프로세스</w:t>
      </w:r>
      <w:r w:rsidRPr="004615D5">
        <w:rPr>
          <w:sz w:val="20"/>
          <w:szCs w:val="20"/>
        </w:rPr>
        <w:t>가 생성되었다.</w:t>
      </w:r>
    </w:p>
    <w:p w14:paraId="7C3CD9DE" w14:textId="77777777" w:rsidR="004615D5" w:rsidRPr="004615D5" w:rsidRDefault="004615D5" w:rsidP="004615D5">
      <w:pPr>
        <w:spacing w:after="0"/>
        <w:rPr>
          <w:sz w:val="20"/>
          <w:szCs w:val="20"/>
        </w:rPr>
      </w:pPr>
      <w:proofErr w:type="spellStart"/>
      <w:r w:rsidRPr="004615D5">
        <w:rPr>
          <w:sz w:val="20"/>
          <w:szCs w:val="20"/>
        </w:rPr>
        <w:t>cpu</w:t>
      </w:r>
      <w:proofErr w:type="spellEnd"/>
      <w:r w:rsidRPr="004615D5">
        <w:rPr>
          <w:sz w:val="20"/>
          <w:szCs w:val="20"/>
        </w:rPr>
        <w:t>-print (PID 6147): 표준 출력을 파이프에 연결</w:t>
      </w:r>
    </w:p>
    <w:p w14:paraId="457F1F05" w14:textId="77777777" w:rsidR="004615D5" w:rsidRPr="004615D5" w:rsidRDefault="004615D5" w:rsidP="004615D5">
      <w:pPr>
        <w:spacing w:after="0"/>
        <w:rPr>
          <w:sz w:val="20"/>
          <w:szCs w:val="20"/>
        </w:rPr>
      </w:pPr>
      <w:r w:rsidRPr="004615D5">
        <w:rPr>
          <w:sz w:val="20"/>
          <w:szCs w:val="20"/>
        </w:rPr>
        <w:t>grep hello (PID 6148): 표준 입력을 파이프에서 읽음</w:t>
      </w:r>
    </w:p>
    <w:p w14:paraId="38D5E8F2" w14:textId="58F5CD8B" w:rsidR="004615D5" w:rsidRPr="004615D5" w:rsidRDefault="004615D5" w:rsidP="004615D5">
      <w:pPr>
        <w:spacing w:after="0"/>
        <w:rPr>
          <w:sz w:val="20"/>
          <w:szCs w:val="20"/>
        </w:rPr>
      </w:pPr>
      <w:r w:rsidRPr="004615D5">
        <w:rPr>
          <w:sz w:val="20"/>
          <w:szCs w:val="20"/>
        </w:rPr>
        <w:t xml:space="preserve">따라서 파이프라인 실행은 </w:t>
      </w:r>
      <w:r w:rsidRPr="004615D5">
        <w:rPr>
          <w:b/>
          <w:bCs/>
          <w:sz w:val="20"/>
          <w:szCs w:val="20"/>
        </w:rPr>
        <w:t>두 프로세스를 동시에 실행시키고, 커널의 파이프를 통해 연결한다</w:t>
      </w:r>
      <w:r w:rsidRPr="004615D5">
        <w:rPr>
          <w:sz w:val="20"/>
          <w:szCs w:val="20"/>
        </w:rPr>
        <w:t>는 사실을 확인하였다.</w:t>
      </w:r>
    </w:p>
    <w:p w14:paraId="7513EB3E" w14:textId="24D46DBD" w:rsidR="00945BB8" w:rsidRPr="004615D5" w:rsidRDefault="004615D5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63B2BFC5" w14:textId="77777777" w:rsidR="0025273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5-(1) memory1/memory2 실행 캡처</w:t>
      </w:r>
    </w:p>
    <w:p w14:paraId="0432133B" w14:textId="55C8C6F1" w:rsidR="00252738" w:rsidRDefault="00252738" w:rsidP="00945BB8">
      <w:pPr>
        <w:spacing w:after="0"/>
        <w:rPr>
          <w:sz w:val="20"/>
          <w:szCs w:val="20"/>
        </w:rPr>
      </w:pPr>
      <w:r w:rsidRPr="00252738">
        <w:rPr>
          <w:noProof/>
          <w:sz w:val="20"/>
          <w:szCs w:val="20"/>
        </w:rPr>
        <w:drawing>
          <wp:inline distT="0" distB="0" distL="0" distR="0" wp14:anchorId="1284F8F3" wp14:editId="5E61E050">
            <wp:extent cx="5130800" cy="1498600"/>
            <wp:effectExtent l="0" t="0" r="0" b="0"/>
            <wp:docPr id="139518923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8923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BDF0" w14:textId="4818DD4B" w:rsidR="00252738" w:rsidRDefault="00252738" w:rsidP="00945BB8">
      <w:pPr>
        <w:spacing w:after="0"/>
        <w:rPr>
          <w:sz w:val="20"/>
          <w:szCs w:val="20"/>
        </w:rPr>
      </w:pPr>
      <w:r w:rsidRPr="00252738">
        <w:rPr>
          <w:noProof/>
          <w:sz w:val="20"/>
          <w:szCs w:val="20"/>
        </w:rPr>
        <w:drawing>
          <wp:inline distT="0" distB="0" distL="0" distR="0" wp14:anchorId="7CEE5CDC" wp14:editId="51E3F037">
            <wp:extent cx="5105400" cy="1498600"/>
            <wp:effectExtent l="0" t="0" r="0" b="0"/>
            <wp:docPr id="116538809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809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0EFF" w14:textId="6AE92136" w:rsidR="00252738" w:rsidRDefault="00252738" w:rsidP="00945BB8">
      <w:pPr>
        <w:spacing w:after="0"/>
        <w:rPr>
          <w:sz w:val="20"/>
          <w:szCs w:val="20"/>
        </w:rPr>
      </w:pPr>
    </w:p>
    <w:p w14:paraId="3666017F" w14:textId="20FA24A6" w:rsidR="00945BB8" w:rsidRP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5-(2) </w:t>
      </w:r>
      <w:proofErr w:type="spellStart"/>
      <w:r w:rsidRPr="00945BB8">
        <w:rPr>
          <w:sz w:val="20"/>
          <w:szCs w:val="20"/>
        </w:rPr>
        <w:t>ps</w:t>
      </w:r>
      <w:proofErr w:type="spellEnd"/>
      <w:r w:rsidRPr="00945BB8">
        <w:rPr>
          <w:sz w:val="20"/>
          <w:szCs w:val="20"/>
        </w:rPr>
        <w:t>로 VSZ/RSS 비교표 + 원인 설명</w:t>
      </w:r>
    </w:p>
    <w:p w14:paraId="0254256E" w14:textId="15D17097" w:rsidR="00945BB8" w:rsidRDefault="005446DE" w:rsidP="00945BB8">
      <w:pPr>
        <w:spacing w:after="0"/>
        <w:rPr>
          <w:sz w:val="20"/>
          <w:szCs w:val="20"/>
        </w:rPr>
      </w:pPr>
      <w:r w:rsidRPr="005446DE">
        <w:rPr>
          <w:noProof/>
          <w:sz w:val="20"/>
          <w:szCs w:val="20"/>
        </w:rPr>
        <w:drawing>
          <wp:inline distT="0" distB="0" distL="0" distR="0" wp14:anchorId="1ED914F8" wp14:editId="1AE768EE">
            <wp:extent cx="7179310" cy="518160"/>
            <wp:effectExtent l="0" t="0" r="0" b="2540"/>
            <wp:docPr id="1693733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3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BFC" w14:textId="224FEC21" w:rsidR="005446DE" w:rsidRPr="005446DE" w:rsidRDefault="005446DE" w:rsidP="005446DE">
      <w:pPr>
        <w:spacing w:after="0"/>
        <w:rPr>
          <w:sz w:val="20"/>
          <w:szCs w:val="20"/>
        </w:rPr>
      </w:pPr>
      <w:proofErr w:type="spellStart"/>
      <w:r w:rsidRPr="005446DE">
        <w:rPr>
          <w:sz w:val="20"/>
          <w:szCs w:val="20"/>
        </w:rPr>
        <w:t>ps</w:t>
      </w:r>
      <w:proofErr w:type="spellEnd"/>
      <w:r w:rsidRPr="005446DE">
        <w:rPr>
          <w:sz w:val="20"/>
          <w:szCs w:val="20"/>
        </w:rPr>
        <w:t xml:space="preserve"> 명령어 실행 결과, memory1과 memory2 프로세스의 VSZ는 약 6 MB로 비슷했으나, RSS는 각각 1.5 MB와 3.3 MB로 차이가 나타났다.</w:t>
      </w:r>
    </w:p>
    <w:p w14:paraId="2723146B" w14:textId="198D2387" w:rsidR="005446DE" w:rsidRPr="005446DE" w:rsidRDefault="005446DE" w:rsidP="005446DE">
      <w:pPr>
        <w:spacing w:after="0"/>
        <w:rPr>
          <w:sz w:val="20"/>
          <w:szCs w:val="20"/>
        </w:rPr>
      </w:pPr>
      <w:r w:rsidRPr="005446DE">
        <w:rPr>
          <w:sz w:val="20"/>
          <w:szCs w:val="20"/>
        </w:rPr>
        <w:t xml:space="preserve">이 차이는 리눅스의 지연 할당기법 때문이다. memory1.c는 배열을 선언만 하고 접근하지 않아 대부분의 페이지가 실제로 메모리에 올라오지 않았고, memory2.c는 배열을 실제로 접근하여 물리 메모리에 </w:t>
      </w:r>
      <w:proofErr w:type="spellStart"/>
      <w:r w:rsidRPr="005446DE">
        <w:rPr>
          <w:sz w:val="20"/>
          <w:szCs w:val="20"/>
        </w:rPr>
        <w:t>매핑되었기</w:t>
      </w:r>
      <w:proofErr w:type="spellEnd"/>
      <w:r w:rsidRPr="005446DE">
        <w:rPr>
          <w:sz w:val="20"/>
          <w:szCs w:val="20"/>
        </w:rPr>
        <w:t xml:space="preserve"> 때문에 RSS가 더 크게 나타났다.</w:t>
      </w:r>
      <w:r>
        <w:rPr>
          <w:rFonts w:hint="eastAsia"/>
          <w:sz w:val="20"/>
          <w:szCs w:val="20"/>
        </w:rPr>
        <w:t xml:space="preserve"> </w:t>
      </w:r>
      <w:r w:rsidRPr="005446DE">
        <w:rPr>
          <w:sz w:val="20"/>
          <w:szCs w:val="20"/>
        </w:rPr>
        <w:t xml:space="preserve">따라서 동일한 가상 메모리 공간을 </w:t>
      </w:r>
      <w:proofErr w:type="spellStart"/>
      <w:r w:rsidRPr="005446DE">
        <w:rPr>
          <w:sz w:val="20"/>
          <w:szCs w:val="20"/>
        </w:rPr>
        <w:t>할당받아도</w:t>
      </w:r>
      <w:proofErr w:type="spellEnd"/>
      <w:r w:rsidRPr="005446DE">
        <w:rPr>
          <w:sz w:val="20"/>
          <w:szCs w:val="20"/>
        </w:rPr>
        <w:t>, 실제 메모리 사용량(RSS)은 접근 여부에 따라 달라짐을 확인하였다.</w:t>
      </w:r>
    </w:p>
    <w:p w14:paraId="392BB84F" w14:textId="1BD0A99A" w:rsidR="005446DE" w:rsidRPr="005446DE" w:rsidRDefault="005446DE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712C9A97" w14:textId="7A55EF43" w:rsidR="00945BB8" w:rsidRDefault="00945BB8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>6-(1) disk/disk1 실행 + 준비</w:t>
      </w:r>
    </w:p>
    <w:p w14:paraId="42CF8AEE" w14:textId="7BF11F61" w:rsidR="005446DE" w:rsidRDefault="0075026A" w:rsidP="00945BB8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4DBCB4" wp14:editId="423D0110">
            <wp:extent cx="7179310" cy="410210"/>
            <wp:effectExtent l="0" t="0" r="0" b="0"/>
            <wp:docPr id="150459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83" name="그림 150459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8820" w14:textId="2BAA75A4" w:rsidR="0075026A" w:rsidRDefault="0075026A" w:rsidP="00945BB8">
      <w:pPr>
        <w:spacing w:after="0"/>
        <w:rPr>
          <w:sz w:val="20"/>
          <w:szCs w:val="20"/>
        </w:rPr>
      </w:pPr>
      <w:r w:rsidRPr="0075026A">
        <w:rPr>
          <w:noProof/>
          <w:sz w:val="20"/>
          <w:szCs w:val="20"/>
        </w:rPr>
        <w:drawing>
          <wp:inline distT="0" distB="0" distL="0" distR="0" wp14:anchorId="725B8955" wp14:editId="42EE3DE1">
            <wp:extent cx="7179310" cy="370205"/>
            <wp:effectExtent l="0" t="0" r="0" b="0"/>
            <wp:docPr id="2386100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10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0F17" w14:textId="6C89057B" w:rsidR="0075026A" w:rsidRDefault="0075026A" w:rsidP="00945BB8">
      <w:pPr>
        <w:spacing w:after="0"/>
        <w:rPr>
          <w:sz w:val="20"/>
          <w:szCs w:val="20"/>
        </w:rPr>
      </w:pPr>
      <w:r w:rsidRPr="0075026A">
        <w:rPr>
          <w:noProof/>
          <w:sz w:val="20"/>
          <w:szCs w:val="20"/>
        </w:rPr>
        <w:lastRenderedPageBreak/>
        <w:drawing>
          <wp:inline distT="0" distB="0" distL="0" distR="0" wp14:anchorId="5FA43C83" wp14:editId="11977817">
            <wp:extent cx="6146800" cy="342900"/>
            <wp:effectExtent l="0" t="0" r="0" b="0"/>
            <wp:docPr id="2043410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0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3148" w14:textId="34D3F872" w:rsidR="0075026A" w:rsidRDefault="0075026A" w:rsidP="00945BB8">
      <w:pPr>
        <w:spacing w:after="0"/>
        <w:rPr>
          <w:sz w:val="20"/>
          <w:szCs w:val="20"/>
        </w:rPr>
      </w:pPr>
      <w:r w:rsidRPr="0075026A">
        <w:rPr>
          <w:noProof/>
          <w:sz w:val="20"/>
          <w:szCs w:val="20"/>
        </w:rPr>
        <w:drawing>
          <wp:inline distT="0" distB="0" distL="0" distR="0" wp14:anchorId="42EEF5CC" wp14:editId="64A5FDB4">
            <wp:extent cx="6146800" cy="368300"/>
            <wp:effectExtent l="0" t="0" r="0" b="0"/>
            <wp:docPr id="20406721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2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BE8E" w14:textId="7AE6B49D" w:rsidR="00B6632F" w:rsidRDefault="00B6632F" w:rsidP="00945BB8">
      <w:pPr>
        <w:spacing w:after="0"/>
        <w:rPr>
          <w:sz w:val="20"/>
          <w:szCs w:val="20"/>
        </w:rPr>
      </w:pPr>
      <w:r w:rsidRPr="00945BB8">
        <w:rPr>
          <w:sz w:val="20"/>
          <w:szCs w:val="20"/>
        </w:rPr>
        <w:t xml:space="preserve">6-(2) </w:t>
      </w:r>
      <w:proofErr w:type="spellStart"/>
      <w:r w:rsidRPr="00945BB8">
        <w:rPr>
          <w:sz w:val="20"/>
          <w:szCs w:val="20"/>
        </w:rPr>
        <w:t>iostat</w:t>
      </w:r>
      <w:proofErr w:type="spellEnd"/>
      <w:r w:rsidRPr="00945BB8">
        <w:rPr>
          <w:sz w:val="20"/>
          <w:szCs w:val="20"/>
        </w:rPr>
        <w:t>캡처 + 캐시/랜덤접근 관점 비교 서술</w:t>
      </w:r>
    </w:p>
    <w:p w14:paraId="79B65AE8" w14:textId="59D8A1DA" w:rsidR="00B6632F" w:rsidRPr="00B6632F" w:rsidRDefault="00B6632F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 xml:space="preserve">disk </w:t>
      </w:r>
      <w:proofErr w:type="spellStart"/>
      <w:r>
        <w:rPr>
          <w:rFonts w:hint="eastAsia"/>
          <w:sz w:val="20"/>
          <w:szCs w:val="20"/>
        </w:rPr>
        <w:t>실행중</w:t>
      </w:r>
      <w:proofErr w:type="spellEnd"/>
      <w:r>
        <w:rPr>
          <w:rFonts w:hint="eastAsia"/>
          <w:sz w:val="20"/>
          <w:szCs w:val="20"/>
        </w:rPr>
        <w:t xml:space="preserve"> 측정)</w:t>
      </w:r>
    </w:p>
    <w:p w14:paraId="58C9BC97" w14:textId="77777777" w:rsidR="00B6632F" w:rsidRDefault="00B6632F" w:rsidP="00945BB8">
      <w:pPr>
        <w:spacing w:after="0"/>
        <w:rPr>
          <w:sz w:val="20"/>
          <w:szCs w:val="20"/>
        </w:rPr>
      </w:pPr>
      <w:r w:rsidRPr="00B6632F">
        <w:rPr>
          <w:noProof/>
          <w:sz w:val="20"/>
          <w:szCs w:val="20"/>
        </w:rPr>
        <w:drawing>
          <wp:inline distT="0" distB="0" distL="0" distR="0" wp14:anchorId="44946041" wp14:editId="35045B05">
            <wp:extent cx="7179310" cy="4282440"/>
            <wp:effectExtent l="0" t="0" r="0" b="0"/>
            <wp:docPr id="21361431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3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0D0A" w14:textId="3B91D9FC" w:rsidR="00B6632F" w:rsidRDefault="00B6632F" w:rsidP="00945BB8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 xml:space="preserve">disk1 </w:t>
      </w:r>
      <w:proofErr w:type="spellStart"/>
      <w:r>
        <w:rPr>
          <w:rFonts w:hint="eastAsia"/>
          <w:sz w:val="20"/>
          <w:szCs w:val="20"/>
        </w:rPr>
        <w:t>실행중</w:t>
      </w:r>
      <w:proofErr w:type="spellEnd"/>
      <w:r>
        <w:rPr>
          <w:rFonts w:hint="eastAsia"/>
          <w:sz w:val="20"/>
          <w:szCs w:val="20"/>
        </w:rPr>
        <w:t xml:space="preserve"> 측정)</w:t>
      </w:r>
    </w:p>
    <w:p w14:paraId="29675507" w14:textId="66C61969" w:rsidR="00B6632F" w:rsidRPr="00945BB8" w:rsidRDefault="00B6632F" w:rsidP="00945BB8">
      <w:pPr>
        <w:spacing w:after="0"/>
        <w:rPr>
          <w:sz w:val="20"/>
          <w:szCs w:val="20"/>
        </w:rPr>
      </w:pPr>
      <w:r w:rsidRPr="00B6632F">
        <w:rPr>
          <w:noProof/>
          <w:sz w:val="20"/>
          <w:szCs w:val="20"/>
        </w:rPr>
        <w:drawing>
          <wp:inline distT="0" distB="0" distL="0" distR="0" wp14:anchorId="620E3D08" wp14:editId="42348754">
            <wp:extent cx="7179310" cy="4294505"/>
            <wp:effectExtent l="0" t="0" r="0" b="0"/>
            <wp:docPr id="18901468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46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F998" w14:textId="77777777" w:rsidR="00B6632F" w:rsidRDefault="00B6632F" w:rsidP="00945BB8">
      <w:pPr>
        <w:spacing w:after="0"/>
        <w:rPr>
          <w:sz w:val="20"/>
          <w:szCs w:val="20"/>
        </w:rPr>
      </w:pPr>
    </w:p>
    <w:p w14:paraId="6E6D0844" w14:textId="6430F24A" w:rsidR="00945BB8" w:rsidRPr="00B6632F" w:rsidRDefault="00B6632F" w:rsidP="00945BB8">
      <w:pPr>
        <w:spacing w:after="0"/>
        <w:rPr>
          <w:sz w:val="20"/>
          <w:szCs w:val="20"/>
        </w:rPr>
      </w:pPr>
      <w:proofErr w:type="spellStart"/>
      <w:r w:rsidRPr="00B6632F">
        <w:rPr>
          <w:sz w:val="20"/>
          <w:szCs w:val="20"/>
        </w:rPr>
        <w:lastRenderedPageBreak/>
        <w:t>iostat</w:t>
      </w:r>
      <w:proofErr w:type="spellEnd"/>
      <w:r w:rsidRPr="00B6632F">
        <w:rPr>
          <w:sz w:val="20"/>
          <w:szCs w:val="20"/>
        </w:rPr>
        <w:t xml:space="preserve"> -</w:t>
      </w:r>
      <w:proofErr w:type="spellStart"/>
      <w:r w:rsidRPr="00B6632F">
        <w:rPr>
          <w:sz w:val="20"/>
          <w:szCs w:val="20"/>
        </w:rPr>
        <w:t>xm</w:t>
      </w:r>
      <w:proofErr w:type="spellEnd"/>
      <w:r w:rsidRPr="00B6632F">
        <w:rPr>
          <w:sz w:val="20"/>
          <w:szCs w:val="20"/>
        </w:rPr>
        <w:t xml:space="preserve"> 1 10 측정 결과, disk 실행 시 블록 디바이스(</w:t>
      </w:r>
      <w:proofErr w:type="spellStart"/>
      <w:r w:rsidRPr="00B6632F">
        <w:rPr>
          <w:sz w:val="20"/>
          <w:szCs w:val="20"/>
        </w:rPr>
        <w:t>vda</w:t>
      </w:r>
      <w:proofErr w:type="spellEnd"/>
      <w:r w:rsidRPr="00B6632F">
        <w:rPr>
          <w:sz w:val="20"/>
          <w:szCs w:val="20"/>
        </w:rPr>
        <w:t>)의 r/s가 약 14k</w:t>
      </w:r>
      <w:del w:id="0" w:author="Unknown">
        <w:r w:rsidRPr="00B6632F">
          <w:rPr>
            <w:sz w:val="20"/>
            <w:szCs w:val="20"/>
          </w:rPr>
          <w:delText>15k, rMB/s가 830</w:delText>
        </w:r>
      </w:del>
      <w:r w:rsidRPr="00B6632F">
        <w:rPr>
          <w:sz w:val="20"/>
          <w:szCs w:val="20"/>
        </w:rPr>
        <w:t xml:space="preserve">880 MB/s, %util이 43~48%로 나타나 실제 디스크 읽기가 지속되었다. 반면 disk1 실행 시에는 r/s와 </w:t>
      </w:r>
      <w:proofErr w:type="spellStart"/>
      <w:r w:rsidRPr="00B6632F">
        <w:rPr>
          <w:sz w:val="20"/>
          <w:szCs w:val="20"/>
        </w:rPr>
        <w:t>rMB</w:t>
      </w:r>
      <w:proofErr w:type="spellEnd"/>
      <w:r w:rsidRPr="00B6632F">
        <w:rPr>
          <w:sz w:val="20"/>
          <w:szCs w:val="20"/>
        </w:rPr>
        <w:t>/s가 0</w:t>
      </w:r>
      <w:proofErr w:type="spellStart"/>
      <w:r w:rsidRPr="00B6632F">
        <w:rPr>
          <w:sz w:val="20"/>
          <w:szCs w:val="20"/>
        </w:rPr>
        <w:t>으로</w:t>
      </w:r>
      <w:proofErr w:type="spellEnd"/>
      <w:r w:rsidRPr="00B6632F">
        <w:rPr>
          <w:sz w:val="20"/>
          <w:szCs w:val="20"/>
        </w:rPr>
        <w:t xml:space="preserve"> 수렴하고 %util도 0%로 유지되었다. 이는 동일 파일 반복 접근이 페이지 캐시 적중으로 처리되어 실디스크 I/O가 거의 발생하지 않음을 의미한다. 따라서 접근 패턴의 지역성과 캐시 효과 때문에 랜덤/분산 접근(disk) &gt; 반복 접근(disk1) 순으로 디스크 부하가 크게 발생함을 확인하였다.</w:t>
      </w:r>
    </w:p>
    <w:p w14:paraId="59A51D90" w14:textId="77777777" w:rsidR="00B6632F" w:rsidRDefault="00B6632F" w:rsidP="00945BB8">
      <w:pPr>
        <w:spacing w:after="0"/>
        <w:rPr>
          <w:sz w:val="20"/>
          <w:szCs w:val="20"/>
        </w:rPr>
      </w:pPr>
    </w:p>
    <w:p w14:paraId="7F15036A" w14:textId="77777777" w:rsidR="00B6632F" w:rsidRPr="00B6632F" w:rsidRDefault="00B6632F" w:rsidP="00945BB8">
      <w:pPr>
        <w:spacing w:after="0"/>
        <w:rPr>
          <w:sz w:val="20"/>
          <w:szCs w:val="20"/>
        </w:rPr>
      </w:pPr>
    </w:p>
    <w:sectPr w:rsidR="00B6632F" w:rsidRPr="00B6632F" w:rsidSect="00945BB8">
      <w:pgSz w:w="11906" w:h="16838"/>
      <w:pgMar w:top="300" w:right="300" w:bottom="300" w:left="3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F1"/>
    <w:multiLevelType w:val="multilevel"/>
    <w:tmpl w:val="4F8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1BF2"/>
    <w:multiLevelType w:val="multilevel"/>
    <w:tmpl w:val="88A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2AC3"/>
    <w:multiLevelType w:val="multilevel"/>
    <w:tmpl w:val="7D1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0F9E"/>
    <w:multiLevelType w:val="hybridMultilevel"/>
    <w:tmpl w:val="568CB8E6"/>
    <w:lvl w:ilvl="0" w:tplc="3F7CD42C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F981887"/>
    <w:multiLevelType w:val="multilevel"/>
    <w:tmpl w:val="6A8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F7A10"/>
    <w:multiLevelType w:val="multilevel"/>
    <w:tmpl w:val="28E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86FBD"/>
    <w:multiLevelType w:val="multilevel"/>
    <w:tmpl w:val="DD8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630B3"/>
    <w:multiLevelType w:val="multilevel"/>
    <w:tmpl w:val="1B1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13484"/>
    <w:multiLevelType w:val="multilevel"/>
    <w:tmpl w:val="D3A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2FD9"/>
    <w:multiLevelType w:val="multilevel"/>
    <w:tmpl w:val="955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A0F0B"/>
    <w:multiLevelType w:val="hybridMultilevel"/>
    <w:tmpl w:val="3B3495A8"/>
    <w:lvl w:ilvl="0" w:tplc="8CF61B78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1" w15:restartNumberingAfterBreak="0">
    <w:nsid w:val="7A526FD8"/>
    <w:multiLevelType w:val="hybridMultilevel"/>
    <w:tmpl w:val="E4E834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6368769">
    <w:abstractNumId w:val="11"/>
  </w:num>
  <w:num w:numId="2" w16cid:durableId="1369331144">
    <w:abstractNumId w:val="0"/>
  </w:num>
  <w:num w:numId="3" w16cid:durableId="233467346">
    <w:abstractNumId w:val="2"/>
  </w:num>
  <w:num w:numId="4" w16cid:durableId="1143546894">
    <w:abstractNumId w:val="9"/>
  </w:num>
  <w:num w:numId="5" w16cid:durableId="930166979">
    <w:abstractNumId w:val="7"/>
  </w:num>
  <w:num w:numId="6" w16cid:durableId="243997101">
    <w:abstractNumId w:val="5"/>
  </w:num>
  <w:num w:numId="7" w16cid:durableId="938174693">
    <w:abstractNumId w:val="6"/>
  </w:num>
  <w:num w:numId="8" w16cid:durableId="892741765">
    <w:abstractNumId w:val="8"/>
  </w:num>
  <w:num w:numId="9" w16cid:durableId="1500467983">
    <w:abstractNumId w:val="3"/>
  </w:num>
  <w:num w:numId="10" w16cid:durableId="872117090">
    <w:abstractNumId w:val="10"/>
  </w:num>
  <w:num w:numId="11" w16cid:durableId="700781496">
    <w:abstractNumId w:val="4"/>
  </w:num>
  <w:num w:numId="12" w16cid:durableId="22630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B8"/>
    <w:rsid w:val="00073748"/>
    <w:rsid w:val="000A324A"/>
    <w:rsid w:val="001E6DFE"/>
    <w:rsid w:val="001F6409"/>
    <w:rsid w:val="00252738"/>
    <w:rsid w:val="002C2D7D"/>
    <w:rsid w:val="003024AB"/>
    <w:rsid w:val="00302F62"/>
    <w:rsid w:val="003600A0"/>
    <w:rsid w:val="00366767"/>
    <w:rsid w:val="003C4CEB"/>
    <w:rsid w:val="003E308A"/>
    <w:rsid w:val="004615D5"/>
    <w:rsid w:val="004B5AF7"/>
    <w:rsid w:val="005446DE"/>
    <w:rsid w:val="00564932"/>
    <w:rsid w:val="0061229C"/>
    <w:rsid w:val="007372F0"/>
    <w:rsid w:val="0075026A"/>
    <w:rsid w:val="008948E7"/>
    <w:rsid w:val="00945BB8"/>
    <w:rsid w:val="0096168E"/>
    <w:rsid w:val="00A321BA"/>
    <w:rsid w:val="00B6632F"/>
    <w:rsid w:val="00B84780"/>
    <w:rsid w:val="00D10090"/>
    <w:rsid w:val="00D5164F"/>
    <w:rsid w:val="00E959C3"/>
    <w:rsid w:val="00FB58FC"/>
    <w:rsid w:val="00FE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900C"/>
  <w15:chartTrackingRefBased/>
  <w15:docId w15:val="{5C8A210E-792D-1E44-8E5A-9560ACCA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5BB8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5BB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45BB8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45B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5B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5B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5B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5B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5B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5B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5B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45B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945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5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5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5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5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5B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5BB8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5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5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5B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5B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5B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5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5B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5BB8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D10090"/>
    <w:rPr>
      <w:b/>
      <w:bCs/>
    </w:rPr>
  </w:style>
  <w:style w:type="paragraph" w:styleId="ab">
    <w:name w:val="Normal (Web)"/>
    <w:basedOn w:val="a"/>
    <w:uiPriority w:val="99"/>
    <w:semiHidden/>
    <w:unhideWhenUsed/>
    <w:rsid w:val="00D100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0A324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36370E-C303-B749-BF5E-370338DA2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박창현</dc:creator>
  <cp:keywords/>
  <dc:description/>
  <cp:lastModifiedBy>박창현</cp:lastModifiedBy>
  <cp:revision>4</cp:revision>
  <dcterms:created xsi:type="dcterms:W3CDTF">2025-09-02T05:32:00Z</dcterms:created>
  <dcterms:modified xsi:type="dcterms:W3CDTF">2025-09-04T08:06:00Z</dcterms:modified>
</cp:coreProperties>
</file>